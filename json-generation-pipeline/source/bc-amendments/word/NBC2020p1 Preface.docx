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595DB" w14:textId="77777777" w:rsidR="00EC7641" w:rsidRDefault="00EC7641">
      <w:pPr>
        <w:pStyle w:val="BodyText"/>
        <w:rPr>
          <w:rFonts w:ascii="Times New Roman"/>
        </w:rPr>
      </w:pPr>
    </w:p>
    <w:p w14:paraId="74A2C6DA" w14:textId="77777777" w:rsidR="00EC7641" w:rsidRDefault="00EC7641">
      <w:pPr>
        <w:pStyle w:val="BodyText"/>
        <w:spacing w:before="3"/>
        <w:rPr>
          <w:rFonts w:ascii="Times New Roman"/>
          <w:sz w:val="17"/>
        </w:rPr>
      </w:pPr>
    </w:p>
    <w:p w14:paraId="23B3804C" w14:textId="77777777" w:rsidR="00EC7641" w:rsidRDefault="007774D2">
      <w:pPr>
        <w:pStyle w:val="Heading1"/>
        <w:spacing w:before="98"/>
        <w:rPr>
          <w:ins w:id="0" w:author="Watt, Stephen HOUS:EX" w:date="2023-05-08T08:12:00Z"/>
          <w:spacing w:val="-2"/>
        </w:rPr>
      </w:pPr>
      <w:r>
        <w:rPr>
          <w:spacing w:val="-2"/>
        </w:rPr>
        <w:t>Preface</w:t>
      </w:r>
    </w:p>
    <w:p w14:paraId="5D2EFABE" w14:textId="77777777" w:rsidR="000A30F1" w:rsidRPr="000A30F1" w:rsidRDefault="000A30F1">
      <w:pPr>
        <w:pStyle w:val="Heading1"/>
        <w:spacing w:before="98"/>
        <w:rPr>
          <w:rFonts w:ascii="Palatino Linotype" w:eastAsia="Palatino Linotype" w:hAnsi="Palatino Linotype" w:cs="Palatino Linotype"/>
          <w:b w:val="0"/>
          <w:bCs w:val="0"/>
          <w:sz w:val="20"/>
          <w:szCs w:val="20"/>
        </w:rPr>
      </w:pPr>
    </w:p>
    <w:tbl>
      <w:tblPr>
        <w:tblStyle w:val="TableGrid"/>
        <w:tblW w:w="9497" w:type="dxa"/>
        <w:tblInd w:w="846" w:type="dxa"/>
        <w:tblLook w:val="04A0" w:firstRow="1" w:lastRow="0" w:firstColumn="1" w:lastColumn="0" w:noHBand="0" w:noVBand="1"/>
      </w:tblPr>
      <w:tblGrid>
        <w:gridCol w:w="9497"/>
      </w:tblGrid>
      <w:tr w:rsidR="0064373D" w14:paraId="570A5A59" w14:textId="77777777" w:rsidTr="00CD2324">
        <w:trPr>
          <w:ins w:id="1" w:author="Watt, Stephen HOUS:EX" w:date="2023-05-08T08:27:00Z"/>
        </w:trPr>
        <w:tc>
          <w:tcPr>
            <w:tcW w:w="9497" w:type="dxa"/>
          </w:tcPr>
          <w:p w14:paraId="1BCB084E" w14:textId="795B01A2" w:rsidR="0064373D" w:rsidRDefault="003618C2" w:rsidP="003618C2">
            <w:pPr>
              <w:pStyle w:val="BodyText"/>
              <w:spacing w:line="196" w:lineRule="auto"/>
              <w:rPr>
                <w:ins w:id="2" w:author="Watt, Stephen HOUS:EX" w:date="2023-05-08T08:27:00Z"/>
              </w:rPr>
            </w:pPr>
            <w:ins w:id="3" w:author="Watt, Stephen HOUS:EX" w:date="2023-05-08T08:28:00Z">
              <w:r>
                <w:t>The following preface is reprinted from the model National Building Code of Canada (NBC), on which the British Columbia Building Code (BCBC) is substantially based. As such, this information also pertains to the BCBC. Material that is not relevant to the BCBC has been deleted; minor BCBC-specific edits within the text have been made. Additional information only relevant to the BCBC has been included in text boxes within the document.</w:t>
              </w:r>
            </w:ins>
          </w:p>
        </w:tc>
      </w:tr>
    </w:tbl>
    <w:p w14:paraId="1F9A696F" w14:textId="77777777" w:rsidR="000A30F1" w:rsidRDefault="000A30F1" w:rsidP="000A30F1">
      <w:pPr>
        <w:pStyle w:val="BodyText"/>
        <w:spacing w:line="196" w:lineRule="auto"/>
        <w:ind w:left="954" w:right="1270"/>
      </w:pPr>
    </w:p>
    <w:p w14:paraId="3EBBF6AA" w14:textId="1300C536" w:rsidR="00EC7641" w:rsidRDefault="007774D2" w:rsidP="000A30F1">
      <w:pPr>
        <w:pStyle w:val="BodyText"/>
        <w:spacing w:line="196" w:lineRule="auto"/>
        <w:ind w:left="954" w:right="1270"/>
      </w:pPr>
      <w:r>
        <w:t>The National Building Code of Canada 2020 (NBC), together with the National Plumbing Code of Canada 2020 (NPC), the National Fire Code of Canada 2020 (NFC) and the National Energy Code of Canada for Buildings 2020 (NECB), has been developed by the Canadian Commission</w:t>
      </w:r>
      <w:r>
        <w:rPr>
          <w:spacing w:val="-2"/>
        </w:rPr>
        <w:t xml:space="preserve"> </w:t>
      </w:r>
      <w:r>
        <w:t>on</w:t>
      </w:r>
      <w:r>
        <w:rPr>
          <w:spacing w:val="-3"/>
        </w:rPr>
        <w:t xml:space="preserve"> </w:t>
      </w:r>
      <w:r>
        <w:t>Building</w:t>
      </w:r>
      <w:r>
        <w:rPr>
          <w:spacing w:val="-3"/>
        </w:rPr>
        <w:t xml:space="preserve"> </w:t>
      </w:r>
      <w:r>
        <w:t>and</w:t>
      </w:r>
      <w:r>
        <w:rPr>
          <w:spacing w:val="-3"/>
        </w:rPr>
        <w:t xml:space="preserve"> </w:t>
      </w:r>
      <w:r>
        <w:t>Fire</w:t>
      </w:r>
      <w:r>
        <w:rPr>
          <w:spacing w:val="-3"/>
        </w:rPr>
        <w:t xml:space="preserve"> </w:t>
      </w:r>
      <w:r>
        <w:t>Codes</w:t>
      </w:r>
      <w:r>
        <w:rPr>
          <w:spacing w:val="-3"/>
        </w:rPr>
        <w:t xml:space="preserve"> </w:t>
      </w:r>
      <w:r>
        <w:t>(CCBFC)</w:t>
      </w:r>
      <w:r>
        <w:rPr>
          <w:spacing w:val="-3"/>
        </w:rPr>
        <w:t xml:space="preserve"> </w:t>
      </w:r>
      <w:r>
        <w:t>as</w:t>
      </w:r>
      <w:r>
        <w:rPr>
          <w:spacing w:val="-3"/>
        </w:rPr>
        <w:t xml:space="preserve"> </w:t>
      </w:r>
      <w:r>
        <w:t>an</w:t>
      </w:r>
      <w:r>
        <w:rPr>
          <w:spacing w:val="-2"/>
        </w:rPr>
        <w:t xml:space="preserve"> </w:t>
      </w:r>
      <w:r>
        <w:t>objective-based</w:t>
      </w:r>
      <w:r>
        <w:rPr>
          <w:spacing w:val="-1"/>
        </w:rPr>
        <w:t xml:space="preserve"> </w:t>
      </w:r>
      <w:r>
        <w:t>national</w:t>
      </w:r>
      <w:r>
        <w:rPr>
          <w:spacing w:val="-3"/>
        </w:rPr>
        <w:t xml:space="preserve"> </w:t>
      </w:r>
      <w:r>
        <w:t>model</w:t>
      </w:r>
      <w:r>
        <w:rPr>
          <w:spacing w:val="-3"/>
        </w:rPr>
        <w:t xml:space="preserve"> </w:t>
      </w:r>
      <w:r>
        <w:t>code that can be adopted by provincial and territorial governments.</w:t>
      </w:r>
    </w:p>
    <w:p w14:paraId="4BF2C05B" w14:textId="77777777" w:rsidR="00EC7641" w:rsidRDefault="00EC7641">
      <w:pPr>
        <w:pStyle w:val="BodyText"/>
        <w:spacing w:before="2"/>
        <w:rPr>
          <w:sz w:val="15"/>
        </w:rPr>
      </w:pPr>
    </w:p>
    <w:p w14:paraId="3ACA52C7" w14:textId="77777777" w:rsidR="00EC7641" w:rsidRDefault="007774D2">
      <w:pPr>
        <w:pStyle w:val="BodyText"/>
        <w:spacing w:line="196" w:lineRule="auto"/>
        <w:ind w:left="954" w:right="1271"/>
      </w:pPr>
      <w:r>
        <w:t>In Canada, provincial and territorial governments have the authority to enact legislation that</w:t>
      </w:r>
      <w:r>
        <w:rPr>
          <w:spacing w:val="-2"/>
        </w:rPr>
        <w:t xml:space="preserve"> </w:t>
      </w:r>
      <w:r>
        <w:t>regulates</w:t>
      </w:r>
      <w:r>
        <w:rPr>
          <w:spacing w:val="-3"/>
        </w:rPr>
        <w:t xml:space="preserve"> </w:t>
      </w:r>
      <w:r>
        <w:t>building</w:t>
      </w:r>
      <w:r>
        <w:rPr>
          <w:spacing w:val="-1"/>
        </w:rPr>
        <w:t xml:space="preserve"> </w:t>
      </w:r>
      <w:r>
        <w:t>design</w:t>
      </w:r>
      <w:r>
        <w:rPr>
          <w:spacing w:val="-2"/>
        </w:rPr>
        <w:t xml:space="preserve"> </w:t>
      </w:r>
      <w:r>
        <w:t>and</w:t>
      </w:r>
      <w:r>
        <w:rPr>
          <w:spacing w:val="-1"/>
        </w:rPr>
        <w:t xml:space="preserve"> </w:t>
      </w:r>
      <w:r>
        <w:t>construction</w:t>
      </w:r>
      <w:r>
        <w:rPr>
          <w:spacing w:val="-3"/>
        </w:rPr>
        <w:t xml:space="preserve"> </w:t>
      </w:r>
      <w:r>
        <w:t>within</w:t>
      </w:r>
      <w:r>
        <w:rPr>
          <w:spacing w:val="-3"/>
        </w:rPr>
        <w:t xml:space="preserve"> </w:t>
      </w:r>
      <w:r>
        <w:t>their</w:t>
      </w:r>
      <w:r>
        <w:rPr>
          <w:spacing w:val="-3"/>
        </w:rPr>
        <w:t xml:space="preserve"> </w:t>
      </w:r>
      <w:r>
        <w:t>jurisdictions.</w:t>
      </w:r>
      <w:r>
        <w:rPr>
          <w:spacing w:val="-3"/>
        </w:rPr>
        <w:t xml:space="preserve"> </w:t>
      </w:r>
      <w:r>
        <w:t>This</w:t>
      </w:r>
      <w:r>
        <w:rPr>
          <w:spacing w:val="-3"/>
        </w:rPr>
        <w:t xml:space="preserve"> </w:t>
      </w:r>
      <w:r>
        <w:t>may</w:t>
      </w:r>
      <w:r>
        <w:rPr>
          <w:spacing w:val="-2"/>
        </w:rPr>
        <w:t xml:space="preserve"> </w:t>
      </w:r>
      <w:r>
        <w:t>involve the adoption of the NBC without change or with modifications to suit local needs, and</w:t>
      </w:r>
    </w:p>
    <w:p w14:paraId="7ED66F76" w14:textId="77777777" w:rsidR="00EC7641" w:rsidRDefault="007774D2">
      <w:pPr>
        <w:pStyle w:val="BodyText"/>
        <w:spacing w:line="194" w:lineRule="auto"/>
        <w:ind w:left="954" w:right="1147"/>
      </w:pPr>
      <w:r>
        <w:t>the enactment of other laws and regulations regarding building design and construction, including requirements for professional involvement.</w:t>
      </w:r>
    </w:p>
    <w:p w14:paraId="037EF38A" w14:textId="77777777" w:rsidR="00EC7641" w:rsidRDefault="00EC7641">
      <w:pPr>
        <w:pStyle w:val="BodyText"/>
        <w:spacing w:before="7"/>
        <w:rPr>
          <w:sz w:val="15"/>
        </w:rPr>
      </w:pPr>
    </w:p>
    <w:tbl>
      <w:tblPr>
        <w:tblStyle w:val="TableGrid"/>
        <w:tblW w:w="9497" w:type="dxa"/>
        <w:tblInd w:w="846" w:type="dxa"/>
        <w:tblLook w:val="04A0" w:firstRow="1" w:lastRow="0" w:firstColumn="1" w:lastColumn="0" w:noHBand="0" w:noVBand="1"/>
      </w:tblPr>
      <w:tblGrid>
        <w:gridCol w:w="9497"/>
      </w:tblGrid>
      <w:tr w:rsidR="000A30F1" w14:paraId="5057922F" w14:textId="77777777" w:rsidTr="00CD2324">
        <w:tc>
          <w:tcPr>
            <w:tcW w:w="9497" w:type="dxa"/>
          </w:tcPr>
          <w:p w14:paraId="5D2B9D1D" w14:textId="77777777" w:rsidR="00973D47" w:rsidRDefault="003618C2" w:rsidP="00677C77">
            <w:pPr>
              <w:pStyle w:val="BodyText"/>
              <w:spacing w:line="196" w:lineRule="auto"/>
              <w:rPr>
                <w:ins w:id="4" w:author="Chase, Andy HOUS:EX" w:date="2023-08-22T16:24:00Z"/>
              </w:rPr>
            </w:pPr>
            <w:bookmarkStart w:id="5" w:name="_Hlk134426339"/>
            <w:ins w:id="6" w:author="Watt, Stephen HOUS:EX" w:date="2023-05-08T08:29:00Z">
              <w:r w:rsidRPr="003618C2">
                <w:t xml:space="preserve">In British Columbia, the NBC, together with the National Plumbing Code of Canada, are adopted, including any variations considered necessary, as Book I (General) and Book II (Plumbing Systems) of the BCBC, pursuant to the Building Act. </w:t>
              </w:r>
            </w:ins>
          </w:p>
          <w:p w14:paraId="1B566F4B" w14:textId="77777777" w:rsidR="00973D47" w:rsidRDefault="003618C2" w:rsidP="00677C77">
            <w:pPr>
              <w:pStyle w:val="BodyText"/>
              <w:spacing w:line="196" w:lineRule="auto"/>
              <w:rPr>
                <w:ins w:id="7" w:author="Chase, Andy HOUS:EX" w:date="2023-08-22T16:24:00Z"/>
              </w:rPr>
            </w:pPr>
            <w:ins w:id="8" w:author="Watt, Stephen HOUS:EX" w:date="2023-05-08T08:29:00Z">
              <w:r w:rsidRPr="003618C2">
                <w:t xml:space="preserve">The National Fire Code of Canada is adopted, including any variations considered necessary, as the British Columbia Fire Code (BCFC), pursuant to the Fire Services Act. </w:t>
              </w:r>
            </w:ins>
          </w:p>
          <w:p w14:paraId="50CC8001" w14:textId="6ACED1E0" w:rsidR="000A30F1" w:rsidRDefault="003618C2" w:rsidP="00677C77">
            <w:pPr>
              <w:pStyle w:val="BodyText"/>
              <w:spacing w:line="196" w:lineRule="auto"/>
            </w:pPr>
            <w:ins w:id="9" w:author="Watt, Stephen HOUS:EX" w:date="2023-05-08T08:29:00Z">
              <w:r w:rsidRPr="003618C2">
                <w:t>The National Energy Code of Canada for Buildings (NECB) is adopted by reference from Book I (General) of the British Columbia Building Code.</w:t>
              </w:r>
            </w:ins>
          </w:p>
        </w:tc>
      </w:tr>
      <w:bookmarkEnd w:id="5"/>
    </w:tbl>
    <w:p w14:paraId="421E078D" w14:textId="77777777" w:rsidR="000A30F1" w:rsidRDefault="000A30F1">
      <w:pPr>
        <w:pStyle w:val="BodyText"/>
        <w:spacing w:line="196" w:lineRule="auto"/>
        <w:ind w:left="954" w:right="1147"/>
      </w:pPr>
    </w:p>
    <w:p w14:paraId="38519760" w14:textId="4DA4B0C3" w:rsidR="00EC7641" w:rsidRDefault="007774D2">
      <w:pPr>
        <w:pStyle w:val="BodyText"/>
        <w:spacing w:line="196" w:lineRule="auto"/>
        <w:ind w:left="954" w:right="1147"/>
      </w:pPr>
      <w:proofErr w:type="gramStart"/>
      <w:r>
        <w:t>The NBC</w:t>
      </w:r>
      <w:proofErr w:type="gramEnd"/>
      <w:r>
        <w:t xml:space="preserve"> is a model code in the sense that it helps promote consistency among provincial and territorial building codes. Persons involved in the design or construction of a building should</w:t>
      </w:r>
      <w:r>
        <w:rPr>
          <w:spacing w:val="-1"/>
        </w:rPr>
        <w:t xml:space="preserve"> </w:t>
      </w:r>
      <w:r>
        <w:t>consult</w:t>
      </w:r>
      <w:r>
        <w:rPr>
          <w:spacing w:val="-3"/>
        </w:rPr>
        <w:t xml:space="preserve"> </w:t>
      </w:r>
      <w:r>
        <w:t>the</w:t>
      </w:r>
      <w:r>
        <w:rPr>
          <w:spacing w:val="-2"/>
        </w:rPr>
        <w:t xml:space="preserve"> </w:t>
      </w:r>
      <w:r>
        <w:t>provincial</w:t>
      </w:r>
      <w:r>
        <w:rPr>
          <w:spacing w:val="-3"/>
        </w:rPr>
        <w:t xml:space="preserve"> </w:t>
      </w:r>
      <w:r>
        <w:t>or</w:t>
      </w:r>
      <w:r>
        <w:rPr>
          <w:spacing w:val="-2"/>
        </w:rPr>
        <w:t xml:space="preserve"> </w:t>
      </w:r>
      <w:r>
        <w:t>territorial</w:t>
      </w:r>
      <w:r>
        <w:rPr>
          <w:spacing w:val="-3"/>
        </w:rPr>
        <w:t xml:space="preserve"> </w:t>
      </w:r>
      <w:r>
        <w:t>jurisdiction</w:t>
      </w:r>
      <w:r>
        <w:rPr>
          <w:spacing w:val="-2"/>
        </w:rPr>
        <w:t xml:space="preserve"> </w:t>
      </w:r>
      <w:r>
        <w:t>concerned</w:t>
      </w:r>
      <w:r>
        <w:rPr>
          <w:spacing w:val="-1"/>
        </w:rPr>
        <w:t xml:space="preserve"> </w:t>
      </w:r>
      <w:r>
        <w:t>to</w:t>
      </w:r>
      <w:r>
        <w:rPr>
          <w:spacing w:val="-2"/>
        </w:rPr>
        <w:t xml:space="preserve"> </w:t>
      </w:r>
      <w:r>
        <w:t>find</w:t>
      </w:r>
      <w:r>
        <w:rPr>
          <w:spacing w:val="-1"/>
        </w:rPr>
        <w:t xml:space="preserve"> </w:t>
      </w:r>
      <w:r>
        <w:t>out</w:t>
      </w:r>
      <w:r>
        <w:rPr>
          <w:spacing w:val="-3"/>
        </w:rPr>
        <w:t xml:space="preserve"> </w:t>
      </w:r>
      <w:r>
        <w:t>which</w:t>
      </w:r>
      <w:r>
        <w:rPr>
          <w:spacing w:val="-2"/>
        </w:rPr>
        <w:t xml:space="preserve"> </w:t>
      </w:r>
      <w:r>
        <w:t>building code is applicable.</w:t>
      </w:r>
    </w:p>
    <w:p w14:paraId="2D291817" w14:textId="77777777" w:rsidR="00EC7641" w:rsidRDefault="007774D2">
      <w:pPr>
        <w:pStyle w:val="BodyText"/>
        <w:spacing w:before="167"/>
        <w:ind w:left="954"/>
        <w:rPr>
          <w:spacing w:val="-2"/>
        </w:rPr>
      </w:pPr>
      <w:r>
        <w:t>This</w:t>
      </w:r>
      <w:r>
        <w:rPr>
          <w:spacing w:val="4"/>
        </w:rPr>
        <w:t xml:space="preserve"> </w:t>
      </w:r>
      <w:r>
        <w:t>edition</w:t>
      </w:r>
      <w:r>
        <w:rPr>
          <w:spacing w:val="4"/>
        </w:rPr>
        <w:t xml:space="preserve"> </w:t>
      </w:r>
      <w:r>
        <w:t>of</w:t>
      </w:r>
      <w:r>
        <w:rPr>
          <w:spacing w:val="4"/>
        </w:rPr>
        <w:t xml:space="preserve"> </w:t>
      </w:r>
      <w:r>
        <w:t>the</w:t>
      </w:r>
      <w:r>
        <w:rPr>
          <w:spacing w:val="4"/>
        </w:rPr>
        <w:t xml:space="preserve"> </w:t>
      </w:r>
      <w:r>
        <w:t>NBC</w:t>
      </w:r>
      <w:r>
        <w:rPr>
          <w:spacing w:val="5"/>
        </w:rPr>
        <w:t xml:space="preserve"> </w:t>
      </w:r>
      <w:r>
        <w:t>succeeds</w:t>
      </w:r>
      <w:r>
        <w:rPr>
          <w:spacing w:val="4"/>
        </w:rPr>
        <w:t xml:space="preserve"> </w:t>
      </w:r>
      <w:r>
        <w:t>the</w:t>
      </w:r>
      <w:r>
        <w:rPr>
          <w:spacing w:val="5"/>
        </w:rPr>
        <w:t xml:space="preserve"> </w:t>
      </w:r>
      <w:r>
        <w:t>2015</w:t>
      </w:r>
      <w:r>
        <w:rPr>
          <w:spacing w:val="3"/>
        </w:rPr>
        <w:t xml:space="preserve"> </w:t>
      </w:r>
      <w:r>
        <w:rPr>
          <w:spacing w:val="-2"/>
        </w:rPr>
        <w:t>edition.</w:t>
      </w:r>
    </w:p>
    <w:p w14:paraId="51F2DDB4" w14:textId="77777777" w:rsidR="0064373D" w:rsidRPr="0064373D" w:rsidRDefault="0064373D" w:rsidP="0064373D">
      <w:pPr>
        <w:pStyle w:val="BodyText"/>
        <w:spacing w:before="7"/>
        <w:rPr>
          <w:sz w:val="15"/>
        </w:rPr>
      </w:pPr>
    </w:p>
    <w:tbl>
      <w:tblPr>
        <w:tblStyle w:val="TableGrid"/>
        <w:tblW w:w="9497" w:type="dxa"/>
        <w:tblInd w:w="846" w:type="dxa"/>
        <w:tblLook w:val="04A0" w:firstRow="1" w:lastRow="0" w:firstColumn="1" w:lastColumn="0" w:noHBand="0" w:noVBand="1"/>
      </w:tblPr>
      <w:tblGrid>
        <w:gridCol w:w="9497"/>
      </w:tblGrid>
      <w:tr w:rsidR="00677C77" w14:paraId="39DFDB77" w14:textId="77777777" w:rsidTr="00CD2324">
        <w:tc>
          <w:tcPr>
            <w:tcW w:w="9497" w:type="dxa"/>
          </w:tcPr>
          <w:p w14:paraId="4BEF6418" w14:textId="0037278D" w:rsidR="0064373D" w:rsidRDefault="003618C2" w:rsidP="00677C77">
            <w:pPr>
              <w:pStyle w:val="BodyText"/>
              <w:spacing w:line="196" w:lineRule="auto"/>
            </w:pPr>
            <w:bookmarkStart w:id="10" w:name="_Hlk134426663"/>
            <w:ins w:id="11" w:author="Watt, Stephen HOUS:EX" w:date="2023-05-08T08:30:00Z">
              <w:r w:rsidRPr="003618C2">
                <w:t xml:space="preserve">This edition of the </w:t>
              </w:r>
            </w:ins>
            <w:ins w:id="12" w:author="Chase, Andy HOUS:EX" w:date="2023-08-22T16:24:00Z">
              <w:r w:rsidR="00973D47">
                <w:t>BC</w:t>
              </w:r>
            </w:ins>
            <w:ins w:id="13" w:author="Watt, Stephen HOUS:EX" w:date="2023-05-08T08:30:00Z">
              <w:r w:rsidRPr="003618C2">
                <w:t>BC succeeds the 2018 edition.</w:t>
              </w:r>
            </w:ins>
          </w:p>
        </w:tc>
      </w:tr>
      <w:bookmarkEnd w:id="10"/>
    </w:tbl>
    <w:p w14:paraId="1C8DF882" w14:textId="77777777" w:rsidR="00EC7641" w:rsidRDefault="00EC7641">
      <w:pPr>
        <w:pStyle w:val="BodyText"/>
        <w:spacing w:before="12"/>
        <w:rPr>
          <w:sz w:val="24"/>
        </w:rPr>
      </w:pPr>
    </w:p>
    <w:p w14:paraId="0D835804" w14:textId="77777777" w:rsidR="00EC7641" w:rsidRDefault="007774D2">
      <w:pPr>
        <w:pStyle w:val="Heading2"/>
        <w:spacing w:before="1"/>
        <w:ind w:left="594"/>
      </w:pPr>
      <w:r>
        <w:t>Development</w:t>
      </w:r>
      <w:r>
        <w:rPr>
          <w:spacing w:val="-1"/>
        </w:rPr>
        <w:t xml:space="preserve"> </w:t>
      </w:r>
      <w:r>
        <w:t>of</w:t>
      </w:r>
      <w:r>
        <w:rPr>
          <w:spacing w:val="-1"/>
        </w:rPr>
        <w:t xml:space="preserve"> </w:t>
      </w:r>
      <w:r>
        <w:t>the</w:t>
      </w:r>
      <w:r>
        <w:rPr>
          <w:spacing w:val="1"/>
        </w:rPr>
        <w:t xml:space="preserve"> </w:t>
      </w:r>
      <w:r>
        <w:t>National</w:t>
      </w:r>
      <w:r>
        <w:rPr>
          <w:spacing w:val="-1"/>
        </w:rPr>
        <w:t xml:space="preserve"> </w:t>
      </w:r>
      <w:r>
        <w:t>Model</w:t>
      </w:r>
      <w:r>
        <w:rPr>
          <w:spacing w:val="-1"/>
        </w:rPr>
        <w:t xml:space="preserve"> </w:t>
      </w:r>
      <w:r>
        <w:rPr>
          <w:spacing w:val="-2"/>
        </w:rPr>
        <w:t>Codes</w:t>
      </w:r>
    </w:p>
    <w:p w14:paraId="02D43B31" w14:textId="77777777" w:rsidR="00EC7641" w:rsidRDefault="007774D2">
      <w:pPr>
        <w:pStyle w:val="BodyText"/>
        <w:spacing w:before="200" w:line="194" w:lineRule="auto"/>
        <w:ind w:left="953" w:right="1532"/>
      </w:pPr>
      <w:r>
        <w:t>The CCBFC, an independent committee established by the National Research Council of Canada (NRC), is responsible for the content of the National Model Codes. The CCBFC</w:t>
      </w:r>
      <w:r>
        <w:rPr>
          <w:spacing w:val="40"/>
        </w:rPr>
        <w:t xml:space="preserve"> </w:t>
      </w:r>
      <w:r>
        <w:t>is made up of volunteers from across the country and from all facets of the Codes-user</w:t>
      </w:r>
    </w:p>
    <w:p w14:paraId="22EF80F2" w14:textId="77777777" w:rsidR="00EC7641" w:rsidRDefault="007774D2">
      <w:pPr>
        <w:pStyle w:val="BodyText"/>
        <w:spacing w:before="5" w:line="194" w:lineRule="auto"/>
        <w:ind w:left="953" w:right="1030"/>
      </w:pPr>
      <w:r>
        <w:t>community.</w:t>
      </w:r>
      <w:r>
        <w:rPr>
          <w:spacing w:val="-6"/>
        </w:rPr>
        <w:t xml:space="preserve"> </w:t>
      </w:r>
      <w:r>
        <w:t>Members</w:t>
      </w:r>
      <w:r>
        <w:rPr>
          <w:spacing w:val="-5"/>
        </w:rPr>
        <w:t xml:space="preserve"> </w:t>
      </w:r>
      <w:r>
        <w:t>of</w:t>
      </w:r>
      <w:r>
        <w:rPr>
          <w:spacing w:val="-6"/>
        </w:rPr>
        <w:t xml:space="preserve"> </w:t>
      </w:r>
      <w:r>
        <w:t>the</w:t>
      </w:r>
      <w:r>
        <w:rPr>
          <w:spacing w:val="-5"/>
        </w:rPr>
        <w:t xml:space="preserve"> </w:t>
      </w:r>
      <w:r>
        <w:t>CCBFC</w:t>
      </w:r>
      <w:r>
        <w:rPr>
          <w:spacing w:val="-5"/>
        </w:rPr>
        <w:t xml:space="preserve"> </w:t>
      </w:r>
      <w:r>
        <w:t>and</w:t>
      </w:r>
      <w:r>
        <w:rPr>
          <w:spacing w:val="-5"/>
        </w:rPr>
        <w:t xml:space="preserve"> </w:t>
      </w:r>
      <w:r>
        <w:t>its</w:t>
      </w:r>
      <w:r>
        <w:rPr>
          <w:spacing w:val="-5"/>
        </w:rPr>
        <w:t xml:space="preserve"> </w:t>
      </w:r>
      <w:r>
        <w:t>standing</w:t>
      </w:r>
      <w:r>
        <w:rPr>
          <w:spacing w:val="-6"/>
        </w:rPr>
        <w:t xml:space="preserve"> </w:t>
      </w:r>
      <w:r>
        <w:t>committees</w:t>
      </w:r>
      <w:r>
        <w:rPr>
          <w:spacing w:val="-6"/>
        </w:rPr>
        <w:t xml:space="preserve"> </w:t>
      </w:r>
      <w:r>
        <w:t>include</w:t>
      </w:r>
      <w:r>
        <w:rPr>
          <w:spacing w:val="-5"/>
        </w:rPr>
        <w:t xml:space="preserve"> </w:t>
      </w:r>
      <w:r>
        <w:t>builders,</w:t>
      </w:r>
      <w:r>
        <w:rPr>
          <w:spacing w:val="-5"/>
        </w:rPr>
        <w:t xml:space="preserve"> </w:t>
      </w:r>
      <w:r>
        <w:t>engineers, skilled trade workers, architects, building owners, building operators, fire and building officials, manufacturers, and representatives of general interests.</w:t>
      </w:r>
    </w:p>
    <w:p w14:paraId="59329BF5" w14:textId="77777777" w:rsidR="00EC7641" w:rsidRDefault="00EC7641">
      <w:pPr>
        <w:pStyle w:val="BodyText"/>
        <w:spacing w:before="11"/>
        <w:rPr>
          <w:sz w:val="15"/>
        </w:rPr>
      </w:pPr>
    </w:p>
    <w:p w14:paraId="0595E0E5" w14:textId="77777777" w:rsidR="00EC7641" w:rsidRDefault="007774D2">
      <w:pPr>
        <w:pStyle w:val="BodyText"/>
        <w:spacing w:before="1" w:line="194" w:lineRule="auto"/>
        <w:ind w:left="953" w:right="1061"/>
      </w:pPr>
      <w:r>
        <w:t>The CCBFC is advised on scope, policy and technical issues pertaining to the Codes by the Provincial/Territorial</w:t>
      </w:r>
      <w:r>
        <w:rPr>
          <w:spacing w:val="-7"/>
        </w:rPr>
        <w:t xml:space="preserve"> </w:t>
      </w:r>
      <w:r>
        <w:t>Policy</w:t>
      </w:r>
      <w:r>
        <w:rPr>
          <w:spacing w:val="-7"/>
        </w:rPr>
        <w:t xml:space="preserve"> </w:t>
      </w:r>
      <w:r>
        <w:t>Advisory</w:t>
      </w:r>
      <w:r>
        <w:rPr>
          <w:spacing w:val="-7"/>
        </w:rPr>
        <w:t xml:space="preserve"> </w:t>
      </w:r>
      <w:r>
        <w:t>Committee</w:t>
      </w:r>
      <w:r>
        <w:rPr>
          <w:spacing w:val="-7"/>
        </w:rPr>
        <w:t xml:space="preserve"> </w:t>
      </w:r>
      <w:r>
        <w:t>on</w:t>
      </w:r>
      <w:r>
        <w:rPr>
          <w:spacing w:val="-6"/>
        </w:rPr>
        <w:t xml:space="preserve"> </w:t>
      </w:r>
      <w:r>
        <w:t>Codes</w:t>
      </w:r>
      <w:r>
        <w:rPr>
          <w:spacing w:val="-6"/>
        </w:rPr>
        <w:t xml:space="preserve"> </w:t>
      </w:r>
      <w:r>
        <w:t>(PTPACC),</w:t>
      </w:r>
      <w:r>
        <w:rPr>
          <w:spacing w:val="-7"/>
        </w:rPr>
        <w:t xml:space="preserve"> </w:t>
      </w:r>
      <w:r>
        <w:t>which</w:t>
      </w:r>
      <w:r>
        <w:rPr>
          <w:spacing w:val="-7"/>
        </w:rPr>
        <w:t xml:space="preserve"> </w:t>
      </w:r>
      <w:r>
        <w:t>is</w:t>
      </w:r>
      <w:r>
        <w:rPr>
          <w:spacing w:val="-7"/>
        </w:rPr>
        <w:t xml:space="preserve"> </w:t>
      </w:r>
      <w:r>
        <w:t>a</w:t>
      </w:r>
      <w:r>
        <w:rPr>
          <w:spacing w:val="-6"/>
        </w:rPr>
        <w:t xml:space="preserve"> </w:t>
      </w:r>
      <w:r>
        <w:t>committee of senior representatives from provincial/territorial ministries responsible for building,</w:t>
      </w:r>
    </w:p>
    <w:p w14:paraId="61E17154" w14:textId="77777777" w:rsidR="00EC7641" w:rsidRDefault="007774D2">
      <w:pPr>
        <w:pStyle w:val="BodyText"/>
        <w:spacing w:before="4" w:line="194" w:lineRule="auto"/>
        <w:ind w:left="953" w:right="1336"/>
      </w:pPr>
      <w:r>
        <w:t>fire, plumbing and energy regulation in their jurisdictions. The PTPACC was created by the provinces and territories, with provision of guidance to the CCBFC as one of its main</w:t>
      </w:r>
    </w:p>
    <w:p w14:paraId="20C58FF0" w14:textId="77777777" w:rsidR="00EC7641" w:rsidRDefault="007774D2">
      <w:pPr>
        <w:pStyle w:val="BodyText"/>
        <w:spacing w:line="196" w:lineRule="auto"/>
        <w:ind w:left="953" w:right="1147"/>
      </w:pPr>
      <w:r>
        <w:t>functions.</w:t>
      </w:r>
      <w:r>
        <w:rPr>
          <w:spacing w:val="-4"/>
        </w:rPr>
        <w:t xml:space="preserve"> </w:t>
      </w:r>
      <w:r>
        <w:t>Through</w:t>
      </w:r>
      <w:r>
        <w:rPr>
          <w:spacing w:val="-4"/>
        </w:rPr>
        <w:t xml:space="preserve"> </w:t>
      </w:r>
      <w:r>
        <w:t>the</w:t>
      </w:r>
      <w:r>
        <w:rPr>
          <w:spacing w:val="-4"/>
        </w:rPr>
        <w:t xml:space="preserve"> </w:t>
      </w:r>
      <w:r>
        <w:t>PTPACC,</w:t>
      </w:r>
      <w:r>
        <w:rPr>
          <w:spacing w:val="-4"/>
        </w:rPr>
        <w:t xml:space="preserve"> </w:t>
      </w:r>
      <w:r>
        <w:t>the</w:t>
      </w:r>
      <w:r>
        <w:rPr>
          <w:spacing w:val="-4"/>
        </w:rPr>
        <w:t xml:space="preserve"> </w:t>
      </w:r>
      <w:r>
        <w:t>provinces</w:t>
      </w:r>
      <w:r>
        <w:rPr>
          <w:spacing w:val="-4"/>
        </w:rPr>
        <w:t xml:space="preserve"> </w:t>
      </w:r>
      <w:r>
        <w:t>and</w:t>
      </w:r>
      <w:r>
        <w:rPr>
          <w:spacing w:val="-2"/>
        </w:rPr>
        <w:t xml:space="preserve"> </w:t>
      </w:r>
      <w:r>
        <w:t>territories</w:t>
      </w:r>
      <w:r>
        <w:rPr>
          <w:spacing w:val="-4"/>
        </w:rPr>
        <w:t xml:space="preserve"> </w:t>
      </w:r>
      <w:r>
        <w:t>are</w:t>
      </w:r>
      <w:r>
        <w:rPr>
          <w:spacing w:val="-3"/>
        </w:rPr>
        <w:t xml:space="preserve"> </w:t>
      </w:r>
      <w:r>
        <w:t>engaged</w:t>
      </w:r>
      <w:r>
        <w:rPr>
          <w:spacing w:val="-2"/>
        </w:rPr>
        <w:t xml:space="preserve"> </w:t>
      </w:r>
      <w:r>
        <w:t>in</w:t>
      </w:r>
      <w:r>
        <w:rPr>
          <w:spacing w:val="-3"/>
        </w:rPr>
        <w:t xml:space="preserve"> </w:t>
      </w:r>
      <w:r>
        <w:t>every</w:t>
      </w:r>
      <w:r>
        <w:rPr>
          <w:spacing w:val="-4"/>
        </w:rPr>
        <w:t xml:space="preserve"> </w:t>
      </w:r>
      <w:r>
        <w:t>phase</w:t>
      </w:r>
      <w:r>
        <w:rPr>
          <w:spacing w:val="-4"/>
        </w:rPr>
        <w:t xml:space="preserve"> </w:t>
      </w:r>
      <w:r>
        <w:t>of the Codes development process.</w:t>
      </w:r>
    </w:p>
    <w:p w14:paraId="562FBDA8" w14:textId="77777777" w:rsidR="00EC7641" w:rsidRDefault="00EC7641">
      <w:pPr>
        <w:pStyle w:val="BodyText"/>
        <w:spacing w:before="5"/>
        <w:rPr>
          <w:sz w:val="15"/>
        </w:rPr>
      </w:pPr>
    </w:p>
    <w:p w14:paraId="008BBD36" w14:textId="77777777" w:rsidR="00EC7641" w:rsidRDefault="007774D2">
      <w:pPr>
        <w:pStyle w:val="BodyText"/>
        <w:spacing w:line="196" w:lineRule="auto"/>
        <w:ind w:left="953" w:right="1147"/>
      </w:pPr>
      <w:r>
        <w:t>Codes Canada staff within the Construction Research Centre at the NRC provide technical and administrative support to the CCBFC and its standing committees, and coordinate the provision</w:t>
      </w:r>
      <w:r>
        <w:rPr>
          <w:spacing w:val="-3"/>
        </w:rPr>
        <w:t xml:space="preserve"> </w:t>
      </w:r>
      <w:r>
        <w:t>of</w:t>
      </w:r>
      <w:r>
        <w:rPr>
          <w:spacing w:val="-3"/>
        </w:rPr>
        <w:t xml:space="preserve"> </w:t>
      </w:r>
      <w:r>
        <w:t>evidence-based</w:t>
      </w:r>
      <w:r>
        <w:rPr>
          <w:spacing w:val="-2"/>
        </w:rPr>
        <w:t xml:space="preserve"> </w:t>
      </w:r>
      <w:r>
        <w:t>research</w:t>
      </w:r>
      <w:r>
        <w:rPr>
          <w:spacing w:val="-3"/>
        </w:rPr>
        <w:t xml:space="preserve"> </w:t>
      </w:r>
      <w:r>
        <w:t>to</w:t>
      </w:r>
      <w:r>
        <w:rPr>
          <w:spacing w:val="-3"/>
        </w:rPr>
        <w:t xml:space="preserve"> </w:t>
      </w:r>
      <w:r>
        <w:t>inform</w:t>
      </w:r>
      <w:r>
        <w:rPr>
          <w:spacing w:val="-2"/>
        </w:rPr>
        <w:t xml:space="preserve"> </w:t>
      </w:r>
      <w:r>
        <w:t>Codes</w:t>
      </w:r>
      <w:r>
        <w:rPr>
          <w:spacing w:val="-3"/>
        </w:rPr>
        <w:t xml:space="preserve"> </w:t>
      </w:r>
      <w:r>
        <w:t>development.</w:t>
      </w:r>
      <w:r>
        <w:rPr>
          <w:spacing w:val="-3"/>
        </w:rPr>
        <w:t xml:space="preserve"> </w:t>
      </w:r>
      <w:r>
        <w:t>The</w:t>
      </w:r>
      <w:r>
        <w:rPr>
          <w:spacing w:val="-3"/>
        </w:rPr>
        <w:t xml:space="preserve"> </w:t>
      </w:r>
      <w:r>
        <w:t>NRC</w:t>
      </w:r>
      <w:r>
        <w:rPr>
          <w:spacing w:val="-3"/>
        </w:rPr>
        <w:t xml:space="preserve"> </w:t>
      </w:r>
      <w:r>
        <w:t>publishes</w:t>
      </w:r>
      <w:r>
        <w:rPr>
          <w:spacing w:val="-3"/>
        </w:rPr>
        <w:t xml:space="preserve"> </w:t>
      </w:r>
      <w:r>
        <w:t>the National Model Codes and periodic revisions to the Codes to address pressing issues.</w:t>
      </w:r>
    </w:p>
    <w:p w14:paraId="0BE678AB" w14:textId="77777777" w:rsidR="00EC7641" w:rsidRDefault="00EC7641">
      <w:pPr>
        <w:pStyle w:val="BodyText"/>
        <w:spacing w:before="2"/>
        <w:rPr>
          <w:sz w:val="15"/>
        </w:rPr>
      </w:pPr>
    </w:p>
    <w:tbl>
      <w:tblPr>
        <w:tblStyle w:val="TableGrid"/>
        <w:tblW w:w="9497" w:type="dxa"/>
        <w:tblInd w:w="846" w:type="dxa"/>
        <w:tblLook w:val="04A0" w:firstRow="1" w:lastRow="0" w:firstColumn="1" w:lastColumn="0" w:noHBand="0" w:noVBand="1"/>
      </w:tblPr>
      <w:tblGrid>
        <w:gridCol w:w="9497"/>
      </w:tblGrid>
      <w:tr w:rsidR="0064373D" w14:paraId="35BF9311" w14:textId="77777777" w:rsidTr="00CD2324">
        <w:trPr>
          <w:ins w:id="14" w:author="Watt, Stephen HOUS:EX" w:date="2023-05-08T08:24:00Z"/>
        </w:trPr>
        <w:tc>
          <w:tcPr>
            <w:tcW w:w="9497" w:type="dxa"/>
          </w:tcPr>
          <w:p w14:paraId="2C314A8F" w14:textId="213C1EB5" w:rsidR="0064373D" w:rsidRDefault="0064373D" w:rsidP="00677C77">
            <w:pPr>
              <w:pStyle w:val="BodyText"/>
              <w:spacing w:line="196" w:lineRule="auto"/>
              <w:rPr>
                <w:ins w:id="15" w:author="Watt, Stephen HOUS:EX" w:date="2023-05-08T08:24:00Z"/>
              </w:rPr>
            </w:pPr>
            <w:bookmarkStart w:id="16" w:name="_Hlk134427168"/>
            <w:ins w:id="17" w:author="Watt, Stephen HOUS:EX" w:date="2023-05-08T08:24:00Z">
              <w:r>
                <w:lastRenderedPageBreak/>
                <w:t xml:space="preserve">Similar to the </w:t>
              </w:r>
            </w:ins>
            <w:ins w:id="18" w:author="Chase, Andy HOUS:EX" w:date="2023-08-22T16:25:00Z">
              <w:r w:rsidR="00973D47">
                <w:t>C</w:t>
              </w:r>
            </w:ins>
            <w:ins w:id="19" w:author="Watt, Stephen HOUS:EX" w:date="2023-05-08T08:24:00Z">
              <w:r>
                <w:t>odes themselves, such periodic revisions do not have legal effect until adopted into law by the Province of British Columbia.</w:t>
              </w:r>
            </w:ins>
          </w:p>
        </w:tc>
      </w:tr>
      <w:bookmarkEnd w:id="16"/>
    </w:tbl>
    <w:p w14:paraId="07320B9D" w14:textId="77777777" w:rsidR="0064373D" w:rsidRPr="0064373D" w:rsidRDefault="0064373D" w:rsidP="0064373D">
      <w:pPr>
        <w:pStyle w:val="BodyText"/>
        <w:spacing w:before="2"/>
        <w:rPr>
          <w:ins w:id="20" w:author="Watt, Stephen HOUS:EX" w:date="2023-05-08T08:24:00Z"/>
          <w:sz w:val="15"/>
        </w:rPr>
      </w:pPr>
    </w:p>
    <w:p w14:paraId="23AFE681" w14:textId="1007681E" w:rsidR="00EC7641" w:rsidRDefault="007774D2">
      <w:pPr>
        <w:pStyle w:val="BodyText"/>
        <w:spacing w:before="1" w:line="196" w:lineRule="auto"/>
        <w:ind w:left="953" w:right="1061"/>
      </w:pPr>
      <w:r>
        <w:t>The broader Codes-user community also makes significant contributions to the Codes development process by submitting requests for</w:t>
      </w:r>
      <w:r>
        <w:rPr>
          <w:spacing w:val="-1"/>
        </w:rPr>
        <w:t xml:space="preserve"> </w:t>
      </w:r>
      <w:r>
        <w:t>changes or</w:t>
      </w:r>
      <w:r>
        <w:rPr>
          <w:spacing w:val="-1"/>
        </w:rPr>
        <w:t xml:space="preserve"> </w:t>
      </w:r>
      <w:r>
        <w:t>additions to</w:t>
      </w:r>
      <w:r>
        <w:rPr>
          <w:spacing w:val="-1"/>
        </w:rPr>
        <w:t xml:space="preserve"> </w:t>
      </w:r>
      <w:r>
        <w:t>the</w:t>
      </w:r>
      <w:r>
        <w:rPr>
          <w:spacing w:val="-1"/>
        </w:rPr>
        <w:t xml:space="preserve"> </w:t>
      </w:r>
      <w:r>
        <w:t xml:space="preserve">Codes and by commenting on the proposed changes during the public reviews that precede each new </w:t>
      </w:r>
      <w:r>
        <w:rPr>
          <w:spacing w:val="-2"/>
        </w:rPr>
        <w:t>edition.</w:t>
      </w:r>
    </w:p>
    <w:p w14:paraId="2E2AB28D" w14:textId="77777777" w:rsidR="00EC7641" w:rsidRDefault="00EC7641">
      <w:pPr>
        <w:pStyle w:val="BodyText"/>
        <w:spacing w:before="2"/>
        <w:rPr>
          <w:sz w:val="15"/>
        </w:rPr>
      </w:pPr>
    </w:p>
    <w:p w14:paraId="37109896" w14:textId="77777777" w:rsidR="00EC7641" w:rsidRDefault="007774D2">
      <w:pPr>
        <w:pStyle w:val="BodyText"/>
        <w:spacing w:line="196" w:lineRule="auto"/>
        <w:ind w:left="953" w:right="1101"/>
        <w:jc w:val="both"/>
      </w:pPr>
      <w:r>
        <w:t>The CCBFC takes into consideration the advice received from the provinces and territories as well</w:t>
      </w:r>
      <w:r>
        <w:rPr>
          <w:spacing w:val="-3"/>
        </w:rPr>
        <w:t xml:space="preserve"> </w:t>
      </w:r>
      <w:r>
        <w:t>as</w:t>
      </w:r>
      <w:r>
        <w:rPr>
          <w:spacing w:val="-4"/>
        </w:rPr>
        <w:t xml:space="preserve"> </w:t>
      </w:r>
      <w:r>
        <w:t>Codes</w:t>
      </w:r>
      <w:r>
        <w:rPr>
          <w:spacing w:val="-3"/>
        </w:rPr>
        <w:t xml:space="preserve"> </w:t>
      </w:r>
      <w:r>
        <w:t>users'</w:t>
      </w:r>
      <w:r>
        <w:rPr>
          <w:spacing w:val="-3"/>
        </w:rPr>
        <w:t xml:space="preserve"> </w:t>
      </w:r>
      <w:r>
        <w:t>comments</w:t>
      </w:r>
      <w:r>
        <w:rPr>
          <w:spacing w:val="-3"/>
        </w:rPr>
        <w:t xml:space="preserve"> </w:t>
      </w:r>
      <w:r>
        <w:t>at</w:t>
      </w:r>
      <w:r>
        <w:rPr>
          <w:spacing w:val="-4"/>
        </w:rPr>
        <w:t xml:space="preserve"> </w:t>
      </w:r>
      <w:r>
        <w:t>each</w:t>
      </w:r>
      <w:r>
        <w:rPr>
          <w:spacing w:val="-3"/>
        </w:rPr>
        <w:t xml:space="preserve"> </w:t>
      </w:r>
      <w:r>
        <w:t>stage</w:t>
      </w:r>
      <w:r>
        <w:rPr>
          <w:spacing w:val="-3"/>
        </w:rPr>
        <w:t xml:space="preserve"> </w:t>
      </w:r>
      <w:r>
        <w:t>of</w:t>
      </w:r>
      <w:r>
        <w:rPr>
          <w:spacing w:val="-4"/>
        </w:rPr>
        <w:t xml:space="preserve"> </w:t>
      </w:r>
      <w:r>
        <w:t>Codes</w:t>
      </w:r>
      <w:r>
        <w:rPr>
          <w:spacing w:val="-3"/>
        </w:rPr>
        <w:t xml:space="preserve"> </w:t>
      </w:r>
      <w:r>
        <w:t>development.</w:t>
      </w:r>
      <w:r>
        <w:rPr>
          <w:spacing w:val="-4"/>
        </w:rPr>
        <w:t xml:space="preserve"> </w:t>
      </w:r>
      <w:r>
        <w:t>The</w:t>
      </w:r>
      <w:r>
        <w:rPr>
          <w:spacing w:val="-3"/>
        </w:rPr>
        <w:t xml:space="preserve"> </w:t>
      </w:r>
      <w:r>
        <w:t>scope</w:t>
      </w:r>
      <w:r>
        <w:rPr>
          <w:spacing w:val="-3"/>
        </w:rPr>
        <w:t xml:space="preserve"> </w:t>
      </w:r>
      <w:r>
        <w:t>and</w:t>
      </w:r>
      <w:r>
        <w:rPr>
          <w:spacing w:val="-3"/>
        </w:rPr>
        <w:t xml:space="preserve"> </w:t>
      </w:r>
      <w:r>
        <w:t>content</w:t>
      </w:r>
      <w:r>
        <w:rPr>
          <w:spacing w:val="-4"/>
        </w:rPr>
        <w:t xml:space="preserve"> </w:t>
      </w:r>
      <w:r>
        <w:t>of the</w:t>
      </w:r>
      <w:r>
        <w:rPr>
          <w:spacing w:val="-2"/>
        </w:rPr>
        <w:t xml:space="preserve"> </w:t>
      </w:r>
      <w:r>
        <w:t>National</w:t>
      </w:r>
      <w:r>
        <w:rPr>
          <w:spacing w:val="-3"/>
        </w:rPr>
        <w:t xml:space="preserve"> </w:t>
      </w:r>
      <w:r>
        <w:t>Model</w:t>
      </w:r>
      <w:r>
        <w:rPr>
          <w:spacing w:val="-2"/>
        </w:rPr>
        <w:t xml:space="preserve"> </w:t>
      </w:r>
      <w:r>
        <w:t>Codes</w:t>
      </w:r>
      <w:r>
        <w:rPr>
          <w:spacing w:val="-3"/>
        </w:rPr>
        <w:t xml:space="preserve"> </w:t>
      </w:r>
      <w:r>
        <w:t>are</w:t>
      </w:r>
      <w:r>
        <w:rPr>
          <w:spacing w:val="-2"/>
        </w:rPr>
        <w:t xml:space="preserve"> </w:t>
      </w:r>
      <w:r>
        <w:t>determined</w:t>
      </w:r>
      <w:r>
        <w:rPr>
          <w:spacing w:val="-2"/>
        </w:rPr>
        <w:t xml:space="preserve"> </w:t>
      </w:r>
      <w:r>
        <w:t>on</w:t>
      </w:r>
      <w:r>
        <w:rPr>
          <w:spacing w:val="-2"/>
        </w:rPr>
        <w:t xml:space="preserve"> </w:t>
      </w:r>
      <w:r>
        <w:t>a</w:t>
      </w:r>
      <w:r>
        <w:rPr>
          <w:spacing w:val="-2"/>
        </w:rPr>
        <w:t xml:space="preserve"> </w:t>
      </w:r>
      <w:r>
        <w:t>consensus</w:t>
      </w:r>
      <w:r>
        <w:rPr>
          <w:spacing w:val="-2"/>
        </w:rPr>
        <w:t xml:space="preserve"> </w:t>
      </w:r>
      <w:r>
        <w:t>basis,</w:t>
      </w:r>
      <w:r>
        <w:rPr>
          <w:spacing w:val="-2"/>
        </w:rPr>
        <w:t xml:space="preserve"> </w:t>
      </w:r>
      <w:r>
        <w:t>which</w:t>
      </w:r>
      <w:r>
        <w:rPr>
          <w:spacing w:val="-2"/>
        </w:rPr>
        <w:t xml:space="preserve"> </w:t>
      </w:r>
      <w:r>
        <w:t>involves</w:t>
      </w:r>
      <w:r>
        <w:rPr>
          <w:spacing w:val="-3"/>
        </w:rPr>
        <w:t xml:space="preserve"> </w:t>
      </w:r>
      <w:r>
        <w:t>the</w:t>
      </w:r>
      <w:r>
        <w:rPr>
          <w:spacing w:val="-2"/>
        </w:rPr>
        <w:t xml:space="preserve"> </w:t>
      </w:r>
      <w:r>
        <w:t>review</w:t>
      </w:r>
      <w:r>
        <w:rPr>
          <w:spacing w:val="-1"/>
        </w:rPr>
        <w:t xml:space="preserve"> </w:t>
      </w:r>
      <w:r>
        <w:t>of technical, policy and practical concerns and discussion of the implications of these concerns.</w:t>
      </w:r>
    </w:p>
    <w:p w14:paraId="12BA8E05" w14:textId="77777777" w:rsidR="00EC7641" w:rsidRDefault="00EC7641">
      <w:pPr>
        <w:spacing w:line="196" w:lineRule="auto"/>
        <w:jc w:val="both"/>
        <w:sectPr w:rsidR="00EC7641">
          <w:headerReference w:type="even" r:id="rId8"/>
          <w:headerReference w:type="default" r:id="rId9"/>
          <w:footerReference w:type="even" r:id="rId10"/>
          <w:footerReference w:type="default" r:id="rId11"/>
          <w:type w:val="continuous"/>
          <w:pgSz w:w="12240" w:h="15840"/>
          <w:pgMar w:top="1320" w:right="1080" w:bottom="420" w:left="840" w:header="374" w:footer="239" w:gutter="0"/>
          <w:pgNumType w:start="5"/>
          <w:cols w:space="720"/>
        </w:sectPr>
      </w:pPr>
    </w:p>
    <w:p w14:paraId="19E7179B" w14:textId="77777777" w:rsidR="00EC7641" w:rsidRDefault="007774D2">
      <w:pPr>
        <w:pStyle w:val="BodyText"/>
        <w:spacing w:before="122"/>
        <w:ind w:left="474"/>
      </w:pPr>
      <w:r>
        <w:lastRenderedPageBreak/>
        <w:t>More</w:t>
      </w:r>
      <w:r>
        <w:rPr>
          <w:spacing w:val="-2"/>
        </w:rPr>
        <w:t xml:space="preserve"> </w:t>
      </w:r>
      <w:r>
        <w:t>information on</w:t>
      </w:r>
      <w:r>
        <w:rPr>
          <w:spacing w:val="-2"/>
        </w:rPr>
        <w:t xml:space="preserve"> </w:t>
      </w:r>
      <w:r>
        <w:t>the</w:t>
      </w:r>
      <w:r>
        <w:rPr>
          <w:spacing w:val="-1"/>
        </w:rPr>
        <w:t xml:space="preserve"> </w:t>
      </w:r>
      <w:r>
        <w:t>Codes</w:t>
      </w:r>
      <w:r>
        <w:rPr>
          <w:spacing w:val="-2"/>
        </w:rPr>
        <w:t xml:space="preserve"> </w:t>
      </w:r>
      <w:r>
        <w:t>development</w:t>
      </w:r>
      <w:r>
        <w:rPr>
          <w:spacing w:val="-2"/>
        </w:rPr>
        <w:t xml:space="preserve"> </w:t>
      </w:r>
      <w:r>
        <w:t>process</w:t>
      </w:r>
      <w:r>
        <w:rPr>
          <w:spacing w:val="-2"/>
        </w:rPr>
        <w:t xml:space="preserve"> </w:t>
      </w:r>
      <w:r>
        <w:t>is</w:t>
      </w:r>
      <w:r>
        <w:rPr>
          <w:spacing w:val="-1"/>
        </w:rPr>
        <w:t xml:space="preserve"> </w:t>
      </w:r>
      <w:r>
        <w:t>available</w:t>
      </w:r>
      <w:r>
        <w:rPr>
          <w:spacing w:val="-1"/>
        </w:rPr>
        <w:t xml:space="preserve"> </w:t>
      </w:r>
      <w:r>
        <w:t>on</w:t>
      </w:r>
      <w:r>
        <w:rPr>
          <w:spacing w:val="-2"/>
        </w:rPr>
        <w:t xml:space="preserve"> </w:t>
      </w:r>
      <w:r>
        <w:t>the</w:t>
      </w:r>
      <w:r>
        <w:rPr>
          <w:spacing w:val="-1"/>
        </w:rPr>
        <w:t xml:space="preserve"> </w:t>
      </w:r>
      <w:r>
        <w:t>NRC's</w:t>
      </w:r>
      <w:r>
        <w:rPr>
          <w:spacing w:val="-2"/>
        </w:rPr>
        <w:t xml:space="preserve"> website.</w:t>
      </w:r>
    </w:p>
    <w:p w14:paraId="51815B37" w14:textId="77777777" w:rsidR="00EC7641" w:rsidRDefault="00EC7641">
      <w:pPr>
        <w:pStyle w:val="BodyText"/>
        <w:rPr>
          <w:sz w:val="25"/>
        </w:rPr>
      </w:pPr>
    </w:p>
    <w:p w14:paraId="6A9538E0" w14:textId="77777777" w:rsidR="00EC7641" w:rsidRDefault="007774D2">
      <w:pPr>
        <w:pStyle w:val="Heading2"/>
      </w:pPr>
      <w:r>
        <w:t>National</w:t>
      </w:r>
      <w:r>
        <w:rPr>
          <w:spacing w:val="-1"/>
        </w:rPr>
        <w:t xml:space="preserve"> </w:t>
      </w:r>
      <w:r>
        <w:t>Building</w:t>
      </w:r>
      <w:r>
        <w:rPr>
          <w:spacing w:val="1"/>
        </w:rPr>
        <w:t xml:space="preserve"> </w:t>
      </w:r>
      <w:r>
        <w:t>Code</w:t>
      </w:r>
      <w:r>
        <w:rPr>
          <w:spacing w:val="1"/>
        </w:rPr>
        <w:t xml:space="preserve"> </w:t>
      </w:r>
      <w:r>
        <w:t>of Canada</w:t>
      </w:r>
      <w:r>
        <w:rPr>
          <w:spacing w:val="1"/>
        </w:rPr>
        <w:t xml:space="preserve"> </w:t>
      </w:r>
      <w:r>
        <w:rPr>
          <w:spacing w:val="-4"/>
        </w:rPr>
        <w:t>2020</w:t>
      </w:r>
    </w:p>
    <w:p w14:paraId="79B3D8CA" w14:textId="77777777" w:rsidR="00EC7641" w:rsidRDefault="007774D2">
      <w:pPr>
        <w:pStyle w:val="BodyText"/>
        <w:spacing w:before="208" w:line="196" w:lineRule="auto"/>
        <w:ind w:left="474" w:right="1593"/>
      </w:pPr>
      <w:r>
        <w:t>The NBC sets out technical provisions for the design and construction of new buildings. It also applies to the alteration, change of use and demolition of existing buildings.</w:t>
      </w:r>
    </w:p>
    <w:p w14:paraId="0390C169" w14:textId="77777777" w:rsidR="00EC7641" w:rsidRDefault="00EC7641">
      <w:pPr>
        <w:pStyle w:val="BodyText"/>
        <w:spacing w:before="6"/>
        <w:rPr>
          <w:sz w:val="13"/>
        </w:rPr>
      </w:pPr>
    </w:p>
    <w:p w14:paraId="63588EB7" w14:textId="77777777" w:rsidR="00EC7641" w:rsidRDefault="007774D2">
      <w:pPr>
        <w:pStyle w:val="BodyText"/>
        <w:spacing w:line="245" w:lineRule="exact"/>
        <w:ind w:left="474"/>
      </w:pPr>
      <w:r>
        <w:t>The</w:t>
      </w:r>
      <w:r>
        <w:rPr>
          <w:spacing w:val="-1"/>
        </w:rPr>
        <w:t xml:space="preserve"> </w:t>
      </w:r>
      <w:r>
        <w:t>NBC</w:t>
      </w:r>
      <w:r>
        <w:rPr>
          <w:spacing w:val="2"/>
        </w:rPr>
        <w:t xml:space="preserve"> </w:t>
      </w:r>
      <w:r>
        <w:t>establishes</w:t>
      </w:r>
      <w:r>
        <w:rPr>
          <w:spacing w:val="-1"/>
        </w:rPr>
        <w:t xml:space="preserve"> </w:t>
      </w:r>
      <w:r>
        <w:t>requirements to</w:t>
      </w:r>
      <w:r>
        <w:rPr>
          <w:spacing w:val="-1"/>
        </w:rPr>
        <w:t xml:space="preserve"> </w:t>
      </w:r>
      <w:r>
        <w:t>address</w:t>
      </w:r>
      <w:r>
        <w:rPr>
          <w:spacing w:val="2"/>
        </w:rPr>
        <w:t xml:space="preserve"> </w:t>
      </w:r>
      <w:r>
        <w:t>the</w:t>
      </w:r>
      <w:r>
        <w:rPr>
          <w:spacing w:val="-1"/>
        </w:rPr>
        <w:t xml:space="preserve"> </w:t>
      </w:r>
      <w:r>
        <w:t>following</w:t>
      </w:r>
      <w:r>
        <w:rPr>
          <w:spacing w:val="2"/>
        </w:rPr>
        <w:t xml:space="preserve"> </w:t>
      </w:r>
      <w:r>
        <w:t>five</w:t>
      </w:r>
      <w:r>
        <w:rPr>
          <w:spacing w:val="-1"/>
        </w:rPr>
        <w:t xml:space="preserve"> </w:t>
      </w:r>
      <w:r>
        <w:rPr>
          <w:spacing w:val="-2"/>
        </w:rPr>
        <w:t>objectives:</w:t>
      </w:r>
    </w:p>
    <w:p w14:paraId="5767FDD0" w14:textId="77777777" w:rsidR="00EC7641" w:rsidRDefault="007774D2">
      <w:pPr>
        <w:pStyle w:val="ListParagraph"/>
        <w:numPr>
          <w:ilvl w:val="0"/>
          <w:numId w:val="10"/>
        </w:numPr>
        <w:tabs>
          <w:tab w:val="left" w:pos="954"/>
        </w:tabs>
        <w:spacing w:line="220" w:lineRule="exact"/>
        <w:rPr>
          <w:sz w:val="20"/>
        </w:rPr>
      </w:pPr>
      <w:r>
        <w:rPr>
          <w:spacing w:val="-2"/>
          <w:sz w:val="20"/>
        </w:rPr>
        <w:t>safety</w:t>
      </w:r>
    </w:p>
    <w:p w14:paraId="4B80EDA7" w14:textId="77777777" w:rsidR="00EC7641" w:rsidRDefault="007774D2">
      <w:pPr>
        <w:pStyle w:val="ListParagraph"/>
        <w:numPr>
          <w:ilvl w:val="0"/>
          <w:numId w:val="10"/>
        </w:numPr>
        <w:tabs>
          <w:tab w:val="left" w:pos="954"/>
        </w:tabs>
        <w:spacing w:line="220" w:lineRule="exact"/>
        <w:rPr>
          <w:sz w:val="20"/>
        </w:rPr>
      </w:pPr>
      <w:r>
        <w:rPr>
          <w:spacing w:val="-2"/>
          <w:sz w:val="20"/>
        </w:rPr>
        <w:t>health</w:t>
      </w:r>
    </w:p>
    <w:p w14:paraId="2C29F862" w14:textId="77777777" w:rsidR="00EC7641" w:rsidRDefault="007774D2">
      <w:pPr>
        <w:pStyle w:val="ListParagraph"/>
        <w:numPr>
          <w:ilvl w:val="0"/>
          <w:numId w:val="10"/>
        </w:numPr>
        <w:tabs>
          <w:tab w:val="left" w:pos="954"/>
        </w:tabs>
        <w:spacing w:line="220" w:lineRule="exact"/>
        <w:rPr>
          <w:sz w:val="20"/>
        </w:rPr>
      </w:pPr>
      <w:r>
        <w:rPr>
          <w:spacing w:val="-2"/>
          <w:sz w:val="20"/>
        </w:rPr>
        <w:t>accessibility</w:t>
      </w:r>
    </w:p>
    <w:p w14:paraId="612AA3D6" w14:textId="77777777" w:rsidR="00EC7641" w:rsidRDefault="007774D2">
      <w:pPr>
        <w:pStyle w:val="ListParagraph"/>
        <w:numPr>
          <w:ilvl w:val="0"/>
          <w:numId w:val="10"/>
        </w:numPr>
        <w:tabs>
          <w:tab w:val="left" w:pos="954"/>
        </w:tabs>
        <w:spacing w:line="220" w:lineRule="exact"/>
        <w:rPr>
          <w:sz w:val="20"/>
        </w:rPr>
      </w:pPr>
      <w:r>
        <w:rPr>
          <w:sz w:val="20"/>
        </w:rPr>
        <w:t>fire</w:t>
      </w:r>
      <w:r>
        <w:rPr>
          <w:spacing w:val="4"/>
          <w:sz w:val="20"/>
        </w:rPr>
        <w:t xml:space="preserve"> </w:t>
      </w:r>
      <w:r>
        <w:rPr>
          <w:sz w:val="20"/>
        </w:rPr>
        <w:t>and</w:t>
      </w:r>
      <w:r>
        <w:rPr>
          <w:spacing w:val="4"/>
          <w:sz w:val="20"/>
        </w:rPr>
        <w:t xml:space="preserve"> </w:t>
      </w:r>
      <w:r>
        <w:rPr>
          <w:sz w:val="20"/>
        </w:rPr>
        <w:t>structural</w:t>
      </w:r>
      <w:r>
        <w:rPr>
          <w:spacing w:val="3"/>
          <w:sz w:val="20"/>
        </w:rPr>
        <w:t xml:space="preserve"> </w:t>
      </w:r>
      <w:r>
        <w:rPr>
          <w:sz w:val="20"/>
        </w:rPr>
        <w:t>protection</w:t>
      </w:r>
      <w:r>
        <w:rPr>
          <w:spacing w:val="4"/>
          <w:sz w:val="20"/>
        </w:rPr>
        <w:t xml:space="preserve"> </w:t>
      </w:r>
      <w:r>
        <w:rPr>
          <w:sz w:val="20"/>
        </w:rPr>
        <w:t>of</w:t>
      </w:r>
      <w:r>
        <w:rPr>
          <w:spacing w:val="4"/>
          <w:sz w:val="20"/>
        </w:rPr>
        <w:t xml:space="preserve"> </w:t>
      </w:r>
      <w:r>
        <w:rPr>
          <w:spacing w:val="-2"/>
          <w:sz w:val="20"/>
        </w:rPr>
        <w:t>buildings</w:t>
      </w:r>
    </w:p>
    <w:p w14:paraId="3BDC3996" w14:textId="77777777" w:rsidR="00EC7641" w:rsidRDefault="007774D2">
      <w:pPr>
        <w:pStyle w:val="ListParagraph"/>
        <w:numPr>
          <w:ilvl w:val="0"/>
          <w:numId w:val="10"/>
        </w:numPr>
        <w:tabs>
          <w:tab w:val="left" w:pos="954"/>
        </w:tabs>
        <w:spacing w:line="245" w:lineRule="exact"/>
        <w:rPr>
          <w:sz w:val="20"/>
        </w:rPr>
      </w:pPr>
      <w:r>
        <w:rPr>
          <w:spacing w:val="-2"/>
          <w:sz w:val="20"/>
        </w:rPr>
        <w:t>environment</w:t>
      </w:r>
    </w:p>
    <w:p w14:paraId="0A99F81A" w14:textId="77777777" w:rsidR="00EC7641" w:rsidRDefault="00EC7641">
      <w:pPr>
        <w:pStyle w:val="BodyText"/>
        <w:spacing w:before="6"/>
        <w:rPr>
          <w:sz w:val="15"/>
        </w:rPr>
      </w:pPr>
    </w:p>
    <w:p w14:paraId="4FCFB14C" w14:textId="77777777" w:rsidR="00EC7641" w:rsidRDefault="007774D2">
      <w:pPr>
        <w:pStyle w:val="BodyText"/>
        <w:spacing w:line="196" w:lineRule="auto"/>
        <w:ind w:left="474" w:right="1532"/>
      </w:pPr>
      <w:r>
        <w:t>Code</w:t>
      </w:r>
      <w:r>
        <w:rPr>
          <w:spacing w:val="-1"/>
        </w:rPr>
        <w:t xml:space="preserve"> </w:t>
      </w:r>
      <w:r>
        <w:t>provisions</w:t>
      </w:r>
      <w:r>
        <w:rPr>
          <w:spacing w:val="-2"/>
        </w:rPr>
        <w:t xml:space="preserve"> </w:t>
      </w:r>
      <w:r>
        <w:t>do</w:t>
      </w:r>
      <w:r>
        <w:rPr>
          <w:spacing w:val="-1"/>
        </w:rPr>
        <w:t xml:space="preserve"> </w:t>
      </w:r>
      <w:r>
        <w:t>not</w:t>
      </w:r>
      <w:r>
        <w:rPr>
          <w:spacing w:val="-1"/>
        </w:rPr>
        <w:t xml:space="preserve"> </w:t>
      </w:r>
      <w:r>
        <w:t>necessarily</w:t>
      </w:r>
      <w:r>
        <w:rPr>
          <w:spacing w:val="-1"/>
        </w:rPr>
        <w:t xml:space="preserve"> </w:t>
      </w:r>
      <w:r>
        <w:t>address</w:t>
      </w:r>
      <w:r>
        <w:rPr>
          <w:spacing w:val="-2"/>
        </w:rPr>
        <w:t xml:space="preserve"> </w:t>
      </w:r>
      <w:r>
        <w:t>all</w:t>
      </w:r>
      <w:r>
        <w:rPr>
          <w:spacing w:val="-2"/>
        </w:rPr>
        <w:t xml:space="preserve"> </w:t>
      </w:r>
      <w:r>
        <w:t>the</w:t>
      </w:r>
      <w:r>
        <w:rPr>
          <w:spacing w:val="-1"/>
        </w:rPr>
        <w:t xml:space="preserve"> </w:t>
      </w:r>
      <w:r>
        <w:t>characteristics</w:t>
      </w:r>
      <w:r>
        <w:rPr>
          <w:spacing w:val="-2"/>
        </w:rPr>
        <w:t xml:space="preserve"> </w:t>
      </w:r>
      <w:r>
        <w:t>of</w:t>
      </w:r>
      <w:r>
        <w:rPr>
          <w:spacing w:val="-2"/>
        </w:rPr>
        <w:t xml:space="preserve"> </w:t>
      </w:r>
      <w:r>
        <w:t>buildings</w:t>
      </w:r>
      <w:r>
        <w:rPr>
          <w:spacing w:val="-2"/>
        </w:rPr>
        <w:t xml:space="preserve"> </w:t>
      </w:r>
      <w:r>
        <w:t>that</w:t>
      </w:r>
      <w:r>
        <w:rPr>
          <w:spacing w:val="-1"/>
        </w:rPr>
        <w:t xml:space="preserve"> </w:t>
      </w:r>
      <w:r>
        <w:t>might</w:t>
      </w:r>
      <w:r>
        <w:rPr>
          <w:spacing w:val="-1"/>
        </w:rPr>
        <w:t xml:space="preserve"> </w:t>
      </w:r>
      <w:r>
        <w:t>be considered to have a bearing on the Code's objectives. Through the extensive consensus process used to develop and maintain the National Model Codes (see the section entitled Development</w:t>
      </w:r>
      <w:r>
        <w:rPr>
          <w:spacing w:val="-1"/>
        </w:rPr>
        <w:t xml:space="preserve"> </w:t>
      </w:r>
      <w:r>
        <w:t>of</w:t>
      </w:r>
      <w:r>
        <w:rPr>
          <w:spacing w:val="-2"/>
        </w:rPr>
        <w:t xml:space="preserve"> </w:t>
      </w:r>
      <w:r>
        <w:t>the</w:t>
      </w:r>
      <w:r>
        <w:rPr>
          <w:spacing w:val="-1"/>
        </w:rPr>
        <w:t xml:space="preserve"> </w:t>
      </w:r>
      <w:r>
        <w:t>National</w:t>
      </w:r>
      <w:r>
        <w:rPr>
          <w:spacing w:val="-2"/>
        </w:rPr>
        <w:t xml:space="preserve"> </w:t>
      </w:r>
      <w:r>
        <w:t>Model</w:t>
      </w:r>
      <w:r>
        <w:rPr>
          <w:spacing w:val="-2"/>
        </w:rPr>
        <w:t xml:space="preserve"> </w:t>
      </w:r>
      <w:r>
        <w:t>Codes),</w:t>
      </w:r>
      <w:r>
        <w:rPr>
          <w:spacing w:val="-2"/>
        </w:rPr>
        <w:t xml:space="preserve"> </w:t>
      </w:r>
      <w:r>
        <w:t>the</w:t>
      </w:r>
      <w:r>
        <w:rPr>
          <w:spacing w:val="-2"/>
        </w:rPr>
        <w:t xml:space="preserve"> </w:t>
      </w:r>
      <w:r>
        <w:t>Codes-user</w:t>
      </w:r>
      <w:r>
        <w:rPr>
          <w:spacing w:val="-2"/>
        </w:rPr>
        <w:t xml:space="preserve"> </w:t>
      </w:r>
      <w:r>
        <w:t>community</w:t>
      </w:r>
      <w:r>
        <w:rPr>
          <w:spacing w:val="-1"/>
        </w:rPr>
        <w:t xml:space="preserve"> </w:t>
      </w:r>
      <w:r>
        <w:t>has decided which characteristics should be regulated through the NBC.</w:t>
      </w:r>
    </w:p>
    <w:p w14:paraId="6DD17EC2" w14:textId="77777777" w:rsidR="00EC7641" w:rsidRDefault="00EC7641">
      <w:pPr>
        <w:pStyle w:val="BodyText"/>
        <w:spacing w:before="12"/>
        <w:rPr>
          <w:sz w:val="15"/>
        </w:rPr>
      </w:pPr>
    </w:p>
    <w:p w14:paraId="18F8C3A0" w14:textId="77777777" w:rsidR="00EC7641" w:rsidRDefault="007774D2">
      <w:pPr>
        <w:pStyle w:val="BodyText"/>
        <w:spacing w:line="196" w:lineRule="auto"/>
        <w:ind w:left="473" w:right="1581"/>
        <w:jc w:val="both"/>
      </w:pPr>
      <w:r>
        <w:t>The provisions of the NBC can be considered as the minimum acceptable measures required to adequately achieve the above-listed objectives, as recommended by the CCBFC. Once they are</w:t>
      </w:r>
      <w:r>
        <w:rPr>
          <w:spacing w:val="-4"/>
        </w:rPr>
        <w:t xml:space="preserve"> </w:t>
      </w:r>
      <w:r>
        <w:t>adopted</w:t>
      </w:r>
      <w:r>
        <w:rPr>
          <w:spacing w:val="-3"/>
        </w:rPr>
        <w:t xml:space="preserve"> </w:t>
      </w:r>
      <w:r>
        <w:t>into</w:t>
      </w:r>
      <w:r>
        <w:rPr>
          <w:spacing w:val="-3"/>
        </w:rPr>
        <w:t xml:space="preserve"> </w:t>
      </w:r>
      <w:r>
        <w:t>law</w:t>
      </w:r>
      <w:r>
        <w:rPr>
          <w:spacing w:val="-2"/>
        </w:rPr>
        <w:t xml:space="preserve"> </w:t>
      </w:r>
      <w:r>
        <w:t>or</w:t>
      </w:r>
      <w:r>
        <w:rPr>
          <w:spacing w:val="-3"/>
        </w:rPr>
        <w:t xml:space="preserve"> </w:t>
      </w:r>
      <w:r>
        <w:t>regulation</w:t>
      </w:r>
      <w:r>
        <w:rPr>
          <w:spacing w:val="-3"/>
        </w:rPr>
        <w:t xml:space="preserve"> </w:t>
      </w:r>
      <w:r>
        <w:t>by</w:t>
      </w:r>
      <w:r>
        <w:rPr>
          <w:spacing w:val="-3"/>
        </w:rPr>
        <w:t xml:space="preserve"> </w:t>
      </w:r>
      <w:r>
        <w:t>an</w:t>
      </w:r>
      <w:r>
        <w:rPr>
          <w:spacing w:val="-3"/>
        </w:rPr>
        <w:t xml:space="preserve"> </w:t>
      </w:r>
      <w:r>
        <w:t>authority</w:t>
      </w:r>
      <w:r>
        <w:rPr>
          <w:spacing w:val="-4"/>
        </w:rPr>
        <w:t xml:space="preserve"> </w:t>
      </w:r>
      <w:r>
        <w:t>having</w:t>
      </w:r>
      <w:r>
        <w:rPr>
          <w:spacing w:val="-3"/>
        </w:rPr>
        <w:t xml:space="preserve"> </w:t>
      </w:r>
      <w:r>
        <w:t>jurisdiction,</w:t>
      </w:r>
      <w:r>
        <w:rPr>
          <w:spacing w:val="-3"/>
        </w:rPr>
        <w:t xml:space="preserve"> </w:t>
      </w:r>
      <w:r>
        <w:t>the</w:t>
      </w:r>
      <w:r>
        <w:rPr>
          <w:spacing w:val="-3"/>
        </w:rPr>
        <w:t xml:space="preserve"> </w:t>
      </w:r>
      <w:r>
        <w:t>provisions</w:t>
      </w:r>
      <w:r>
        <w:rPr>
          <w:spacing w:val="-4"/>
        </w:rPr>
        <w:t xml:space="preserve"> </w:t>
      </w:r>
      <w:r>
        <w:t>become minimum acceptable requirements representing the minimum level of performance required to achieve the objectives that is acceptable to the adopting authority.</w:t>
      </w:r>
    </w:p>
    <w:p w14:paraId="644F0890" w14:textId="77777777" w:rsidR="00171467" w:rsidRDefault="00171467">
      <w:pPr>
        <w:pStyle w:val="BodyText"/>
        <w:spacing w:line="196" w:lineRule="auto"/>
        <w:ind w:left="473" w:right="1581"/>
        <w:jc w:val="both"/>
      </w:pPr>
    </w:p>
    <w:tbl>
      <w:tblPr>
        <w:tblStyle w:val="TableGrid"/>
        <w:tblW w:w="9497" w:type="dxa"/>
        <w:tblInd w:w="421" w:type="dxa"/>
        <w:tblLook w:val="04A0" w:firstRow="1" w:lastRow="0" w:firstColumn="1" w:lastColumn="0" w:noHBand="0" w:noVBand="1"/>
      </w:tblPr>
      <w:tblGrid>
        <w:gridCol w:w="9497"/>
      </w:tblGrid>
      <w:tr w:rsidR="00171467" w14:paraId="19928247" w14:textId="77777777" w:rsidTr="00CD2324">
        <w:trPr>
          <w:ins w:id="21" w:author="Watt, Stephen HOUS:EX" w:date="2023-05-08T08:41:00Z"/>
        </w:trPr>
        <w:tc>
          <w:tcPr>
            <w:tcW w:w="9497" w:type="dxa"/>
          </w:tcPr>
          <w:p w14:paraId="68016BD4" w14:textId="533CBE77" w:rsidR="00171467" w:rsidRDefault="00171467" w:rsidP="00677C77">
            <w:pPr>
              <w:pStyle w:val="BodyText"/>
              <w:rPr>
                <w:ins w:id="22" w:author="Watt, Stephen HOUS:EX" w:date="2023-05-08T08:41:00Z"/>
                <w:sz w:val="15"/>
              </w:rPr>
            </w:pPr>
            <w:ins w:id="23" w:author="Watt, Stephen HOUS:EX" w:date="2023-05-08T08:44:00Z">
              <w:r>
                <w:t>In context of the preceding paragraph, the terms “authority having jurisdiction” and “adopting authority” refer to the government of the Province of British Columbia. This differs from the context of application and enforcement of the BCBC, for which the Code contains a distinct definition of the term “authority having jurisdiction”. (See Article 1.4.1.2. of Division A.)</w:t>
              </w:r>
            </w:ins>
          </w:p>
        </w:tc>
      </w:tr>
    </w:tbl>
    <w:p w14:paraId="1A75A160" w14:textId="77777777" w:rsidR="00EC7641" w:rsidRDefault="00EC7641">
      <w:pPr>
        <w:pStyle w:val="BodyText"/>
        <w:spacing w:before="12"/>
        <w:rPr>
          <w:sz w:val="15"/>
        </w:rPr>
      </w:pPr>
    </w:p>
    <w:p w14:paraId="2DBCA7F5" w14:textId="77777777" w:rsidR="00EC7641" w:rsidRDefault="007774D2">
      <w:pPr>
        <w:pStyle w:val="BodyText"/>
        <w:spacing w:before="1" w:line="196" w:lineRule="auto"/>
        <w:ind w:left="473" w:right="1593"/>
      </w:pPr>
      <w:r>
        <w:t>The NBC is a model code which, when adopted or adapted by a province or territory, becomes</w:t>
      </w:r>
      <w:r>
        <w:rPr>
          <w:spacing w:val="-2"/>
        </w:rPr>
        <w:t xml:space="preserve"> </w:t>
      </w:r>
      <w:r>
        <w:t>a</w:t>
      </w:r>
      <w:r>
        <w:rPr>
          <w:spacing w:val="-1"/>
        </w:rPr>
        <w:t xml:space="preserve"> </w:t>
      </w:r>
      <w:r>
        <w:t>regulation.</w:t>
      </w:r>
      <w:r>
        <w:rPr>
          <w:spacing w:val="-2"/>
        </w:rPr>
        <w:t xml:space="preserve"> </w:t>
      </w:r>
      <w:r>
        <w:t>It</w:t>
      </w:r>
      <w:r>
        <w:rPr>
          <w:spacing w:val="-3"/>
        </w:rPr>
        <w:t xml:space="preserve"> </w:t>
      </w:r>
      <w:r>
        <w:t>is</w:t>
      </w:r>
      <w:r>
        <w:rPr>
          <w:spacing w:val="-3"/>
        </w:rPr>
        <w:t xml:space="preserve"> </w:t>
      </w:r>
      <w:r>
        <w:t>not</w:t>
      </w:r>
      <w:r>
        <w:rPr>
          <w:spacing w:val="-2"/>
        </w:rPr>
        <w:t xml:space="preserve"> </w:t>
      </w:r>
      <w:r>
        <w:t>a</w:t>
      </w:r>
      <w:r>
        <w:rPr>
          <w:spacing w:val="-2"/>
        </w:rPr>
        <w:t xml:space="preserve"> </w:t>
      </w:r>
      <w:r>
        <w:t>guideline</w:t>
      </w:r>
      <w:r>
        <w:rPr>
          <w:spacing w:val="-2"/>
        </w:rPr>
        <w:t xml:space="preserve"> </w:t>
      </w:r>
      <w:r>
        <w:t>on</w:t>
      </w:r>
      <w:r>
        <w:rPr>
          <w:spacing w:val="-2"/>
        </w:rPr>
        <w:t xml:space="preserve"> </w:t>
      </w:r>
      <w:r>
        <w:t>building</w:t>
      </w:r>
      <w:r>
        <w:rPr>
          <w:spacing w:val="-2"/>
        </w:rPr>
        <w:t xml:space="preserve"> </w:t>
      </w:r>
      <w:r>
        <w:t>design</w:t>
      </w:r>
      <w:r>
        <w:rPr>
          <w:spacing w:val="-2"/>
        </w:rPr>
        <w:t xml:space="preserve"> </w:t>
      </w:r>
      <w:r>
        <w:t>or</w:t>
      </w:r>
      <w:r>
        <w:rPr>
          <w:spacing w:val="-3"/>
        </w:rPr>
        <w:t xml:space="preserve"> </w:t>
      </w:r>
      <w:r>
        <w:t>construction.</w:t>
      </w:r>
      <w:r>
        <w:rPr>
          <w:spacing w:val="-3"/>
        </w:rPr>
        <w:t xml:space="preserve"> </w:t>
      </w:r>
      <w:r>
        <w:t>The</w:t>
      </w:r>
      <w:r>
        <w:rPr>
          <w:spacing w:val="-2"/>
        </w:rPr>
        <w:t xml:space="preserve"> </w:t>
      </w:r>
      <w:r>
        <w:t>design</w:t>
      </w:r>
      <w:r>
        <w:rPr>
          <w:spacing w:val="-2"/>
        </w:rPr>
        <w:t xml:space="preserve"> </w:t>
      </w:r>
      <w:r>
        <w:t>of</w:t>
      </w:r>
      <w:r>
        <w:rPr>
          <w:spacing w:val="-3"/>
        </w:rPr>
        <w:t xml:space="preserve"> </w:t>
      </w:r>
      <w:r>
        <w:t xml:space="preserve">a technically sound building depends upon many factors beyond compliance with building regulations. Such factors include the availability of knowledgeable practitioners who have received appropriate education, training and experience and who are familiar with the principles of good building practice and experience using reference manuals and technical </w:t>
      </w:r>
      <w:r>
        <w:rPr>
          <w:spacing w:val="-2"/>
        </w:rPr>
        <w:t>guides.</w:t>
      </w:r>
    </w:p>
    <w:p w14:paraId="398431CE" w14:textId="77777777" w:rsidR="00EC7641" w:rsidRDefault="00EC7641">
      <w:pPr>
        <w:pStyle w:val="BodyText"/>
        <w:spacing w:before="12"/>
        <w:rPr>
          <w:sz w:val="15"/>
        </w:rPr>
      </w:pPr>
    </w:p>
    <w:p w14:paraId="1F777079" w14:textId="77777777" w:rsidR="00EC7641" w:rsidRDefault="007774D2">
      <w:pPr>
        <w:pStyle w:val="BodyText"/>
        <w:spacing w:line="194" w:lineRule="auto"/>
        <w:ind w:left="474" w:right="1532"/>
      </w:pPr>
      <w:r>
        <w:t>The</w:t>
      </w:r>
      <w:r>
        <w:rPr>
          <w:spacing w:val="-2"/>
        </w:rPr>
        <w:t xml:space="preserve"> </w:t>
      </w:r>
      <w:r>
        <w:t>NBC</w:t>
      </w:r>
      <w:r>
        <w:rPr>
          <w:spacing w:val="-1"/>
        </w:rPr>
        <w:t xml:space="preserve"> </w:t>
      </w:r>
      <w:r>
        <w:t>does</w:t>
      </w:r>
      <w:r>
        <w:rPr>
          <w:spacing w:val="-1"/>
        </w:rPr>
        <w:t xml:space="preserve"> </w:t>
      </w:r>
      <w:r>
        <w:t>not</w:t>
      </w:r>
      <w:r>
        <w:rPr>
          <w:spacing w:val="-2"/>
        </w:rPr>
        <w:t xml:space="preserve"> </w:t>
      </w:r>
      <w:r>
        <w:t>list</w:t>
      </w:r>
      <w:r>
        <w:rPr>
          <w:spacing w:val="-2"/>
        </w:rPr>
        <w:t xml:space="preserve"> </w:t>
      </w:r>
      <w:r>
        <w:t>acceptable</w:t>
      </w:r>
      <w:r>
        <w:rPr>
          <w:spacing w:val="-2"/>
        </w:rPr>
        <w:t xml:space="preserve"> </w:t>
      </w:r>
      <w:r>
        <w:t>proprietary</w:t>
      </w:r>
      <w:r>
        <w:rPr>
          <w:spacing w:val="-1"/>
        </w:rPr>
        <w:t xml:space="preserve"> </w:t>
      </w:r>
      <w:r>
        <w:t>building</w:t>
      </w:r>
      <w:r>
        <w:rPr>
          <w:spacing w:val="-2"/>
        </w:rPr>
        <w:t xml:space="preserve"> </w:t>
      </w:r>
      <w:r>
        <w:t>products.</w:t>
      </w:r>
      <w:r>
        <w:rPr>
          <w:spacing w:val="-2"/>
        </w:rPr>
        <w:t xml:space="preserve"> </w:t>
      </w:r>
      <w:r>
        <w:t>It</w:t>
      </w:r>
      <w:r>
        <w:rPr>
          <w:spacing w:val="-1"/>
        </w:rPr>
        <w:t xml:space="preserve"> </w:t>
      </w:r>
      <w:r>
        <w:t>establishes</w:t>
      </w:r>
      <w:r>
        <w:rPr>
          <w:spacing w:val="-1"/>
        </w:rPr>
        <w:t xml:space="preserve"> </w:t>
      </w:r>
      <w:r>
        <w:t>the</w:t>
      </w:r>
      <w:r>
        <w:rPr>
          <w:spacing w:val="-1"/>
        </w:rPr>
        <w:t xml:space="preserve"> </w:t>
      </w:r>
      <w:r>
        <w:t>criteria</w:t>
      </w:r>
      <w:r>
        <w:rPr>
          <w:spacing w:val="-1"/>
        </w:rPr>
        <w:t xml:space="preserve"> </w:t>
      </w:r>
      <w:r>
        <w:t>that building materials, products and assemblies must meet. Some of these criteria are explicitly stated</w:t>
      </w:r>
      <w:r>
        <w:rPr>
          <w:spacing w:val="-4"/>
        </w:rPr>
        <w:t xml:space="preserve"> </w:t>
      </w:r>
      <w:r>
        <w:t>in</w:t>
      </w:r>
      <w:r>
        <w:rPr>
          <w:spacing w:val="-3"/>
        </w:rPr>
        <w:t xml:space="preserve"> </w:t>
      </w:r>
      <w:r>
        <w:t>the</w:t>
      </w:r>
      <w:r>
        <w:rPr>
          <w:spacing w:val="-4"/>
        </w:rPr>
        <w:t xml:space="preserve"> </w:t>
      </w:r>
      <w:r>
        <w:t>NBC</w:t>
      </w:r>
      <w:r>
        <w:rPr>
          <w:spacing w:val="-4"/>
        </w:rPr>
        <w:t xml:space="preserve"> </w:t>
      </w:r>
      <w:r>
        <w:t>while</w:t>
      </w:r>
      <w:r>
        <w:rPr>
          <w:spacing w:val="-4"/>
        </w:rPr>
        <w:t xml:space="preserve"> </w:t>
      </w:r>
      <w:r>
        <w:t>others</w:t>
      </w:r>
      <w:r>
        <w:rPr>
          <w:spacing w:val="-4"/>
        </w:rPr>
        <w:t xml:space="preserve"> </w:t>
      </w:r>
      <w:r>
        <w:t>are</w:t>
      </w:r>
      <w:r>
        <w:rPr>
          <w:spacing w:val="-4"/>
        </w:rPr>
        <w:t xml:space="preserve"> </w:t>
      </w:r>
      <w:r>
        <w:t>incorporated</w:t>
      </w:r>
      <w:r>
        <w:rPr>
          <w:spacing w:val="-4"/>
        </w:rPr>
        <w:t xml:space="preserve"> </w:t>
      </w:r>
      <w:r>
        <w:t>by</w:t>
      </w:r>
      <w:r>
        <w:rPr>
          <w:spacing w:val="-4"/>
        </w:rPr>
        <w:t xml:space="preserve"> </w:t>
      </w:r>
      <w:r>
        <w:t>reference</w:t>
      </w:r>
      <w:r>
        <w:rPr>
          <w:spacing w:val="-4"/>
        </w:rPr>
        <w:t xml:space="preserve"> </w:t>
      </w:r>
      <w:r>
        <w:t>to</w:t>
      </w:r>
      <w:r>
        <w:rPr>
          <w:spacing w:val="-4"/>
        </w:rPr>
        <w:t xml:space="preserve"> </w:t>
      </w:r>
      <w:r>
        <w:t>material</w:t>
      </w:r>
      <w:r>
        <w:rPr>
          <w:spacing w:val="-4"/>
        </w:rPr>
        <w:t xml:space="preserve"> </w:t>
      </w:r>
      <w:r>
        <w:t>or</w:t>
      </w:r>
      <w:r>
        <w:rPr>
          <w:spacing w:val="-4"/>
        </w:rPr>
        <w:t xml:space="preserve"> </w:t>
      </w:r>
      <w:r>
        <w:t>product</w:t>
      </w:r>
      <w:r>
        <w:rPr>
          <w:spacing w:val="-4"/>
        </w:rPr>
        <w:t xml:space="preserve"> </w:t>
      </w:r>
      <w:r>
        <w:t>standards published by standards development organizations. Only those portions of the standards related to the objectives of this Code are mandatory parts of the NBC.</w:t>
      </w:r>
    </w:p>
    <w:p w14:paraId="4422941E" w14:textId="77777777" w:rsidR="00EC7641" w:rsidRDefault="00EC7641">
      <w:pPr>
        <w:pStyle w:val="BodyText"/>
        <w:spacing w:before="6"/>
        <w:rPr>
          <w:sz w:val="17"/>
        </w:rPr>
      </w:pPr>
    </w:p>
    <w:p w14:paraId="7D992BA5" w14:textId="77777777" w:rsidR="00EC7641" w:rsidRDefault="007774D2">
      <w:pPr>
        <w:pStyle w:val="Heading3"/>
        <w:ind w:left="474"/>
        <w:jc w:val="both"/>
      </w:pPr>
      <w:r>
        <w:t>Relationship</w:t>
      </w:r>
      <w:r>
        <w:rPr>
          <w:spacing w:val="-2"/>
        </w:rPr>
        <w:t xml:space="preserve"> </w:t>
      </w:r>
      <w:r>
        <w:t>between</w:t>
      </w:r>
      <w:r>
        <w:rPr>
          <w:spacing w:val="-1"/>
        </w:rPr>
        <w:t xml:space="preserve"> </w:t>
      </w:r>
      <w:r>
        <w:t>the</w:t>
      </w:r>
      <w:r>
        <w:rPr>
          <w:spacing w:val="-2"/>
        </w:rPr>
        <w:t xml:space="preserve"> </w:t>
      </w:r>
      <w:r>
        <w:t>NBC</w:t>
      </w:r>
      <w:r>
        <w:rPr>
          <w:spacing w:val="-2"/>
        </w:rPr>
        <w:t xml:space="preserve"> </w:t>
      </w:r>
      <w:r>
        <w:t>and</w:t>
      </w:r>
      <w:r>
        <w:rPr>
          <w:spacing w:val="-1"/>
        </w:rPr>
        <w:t xml:space="preserve"> </w:t>
      </w:r>
      <w:r>
        <w:t>the</w:t>
      </w:r>
      <w:r>
        <w:rPr>
          <w:spacing w:val="-3"/>
        </w:rPr>
        <w:t xml:space="preserve"> </w:t>
      </w:r>
      <w:r>
        <w:rPr>
          <w:spacing w:val="-5"/>
        </w:rPr>
        <w:t>NFC</w:t>
      </w:r>
    </w:p>
    <w:p w14:paraId="782C5698" w14:textId="77777777" w:rsidR="00EC7641" w:rsidRDefault="007774D2">
      <w:pPr>
        <w:pStyle w:val="BodyText"/>
        <w:spacing w:before="222" w:line="194" w:lineRule="auto"/>
        <w:ind w:left="833" w:right="1532"/>
      </w:pPr>
      <w:r>
        <w:t>The</w:t>
      </w:r>
      <w:r>
        <w:rPr>
          <w:spacing w:val="-6"/>
        </w:rPr>
        <w:t xml:space="preserve"> </w:t>
      </w:r>
      <w:r>
        <w:t>NBC</w:t>
      </w:r>
      <w:r>
        <w:rPr>
          <w:spacing w:val="-4"/>
        </w:rPr>
        <w:t xml:space="preserve"> </w:t>
      </w:r>
      <w:r>
        <w:t>and</w:t>
      </w:r>
      <w:r>
        <w:rPr>
          <w:spacing w:val="-4"/>
        </w:rPr>
        <w:t xml:space="preserve"> </w:t>
      </w:r>
      <w:r>
        <w:t>NFC</w:t>
      </w:r>
      <w:r>
        <w:rPr>
          <w:spacing w:val="-4"/>
        </w:rPr>
        <w:t xml:space="preserve"> </w:t>
      </w:r>
      <w:r>
        <w:t>each</w:t>
      </w:r>
      <w:r>
        <w:rPr>
          <w:spacing w:val="-6"/>
        </w:rPr>
        <w:t xml:space="preserve"> </w:t>
      </w:r>
      <w:r>
        <w:t>contain</w:t>
      </w:r>
      <w:r>
        <w:rPr>
          <w:spacing w:val="-6"/>
        </w:rPr>
        <w:t xml:space="preserve"> </w:t>
      </w:r>
      <w:r>
        <w:t>provisions</w:t>
      </w:r>
      <w:r>
        <w:rPr>
          <w:spacing w:val="-5"/>
        </w:rPr>
        <w:t xml:space="preserve"> </w:t>
      </w:r>
      <w:r>
        <w:t>that</w:t>
      </w:r>
      <w:r>
        <w:rPr>
          <w:spacing w:val="-5"/>
        </w:rPr>
        <w:t xml:space="preserve"> </w:t>
      </w:r>
      <w:r>
        <w:t>relate</w:t>
      </w:r>
      <w:r>
        <w:rPr>
          <w:spacing w:val="-4"/>
        </w:rPr>
        <w:t xml:space="preserve"> </w:t>
      </w:r>
      <w:r>
        <w:t>to</w:t>
      </w:r>
      <w:r>
        <w:rPr>
          <w:spacing w:val="-4"/>
        </w:rPr>
        <w:t xml:space="preserve"> </w:t>
      </w:r>
      <w:r>
        <w:t>the</w:t>
      </w:r>
      <w:r>
        <w:rPr>
          <w:spacing w:val="-6"/>
        </w:rPr>
        <w:t xml:space="preserve"> </w:t>
      </w:r>
      <w:r>
        <w:t>safety</w:t>
      </w:r>
      <w:r>
        <w:rPr>
          <w:spacing w:val="-5"/>
        </w:rPr>
        <w:t xml:space="preserve"> </w:t>
      </w:r>
      <w:r>
        <w:t>of</w:t>
      </w:r>
      <w:r>
        <w:rPr>
          <w:spacing w:val="-5"/>
        </w:rPr>
        <w:t xml:space="preserve"> </w:t>
      </w:r>
      <w:r>
        <w:t>persons</w:t>
      </w:r>
      <w:r>
        <w:rPr>
          <w:spacing w:val="-5"/>
        </w:rPr>
        <w:t xml:space="preserve"> </w:t>
      </w:r>
      <w:r>
        <w:t>in</w:t>
      </w:r>
      <w:r>
        <w:rPr>
          <w:spacing w:val="-6"/>
        </w:rPr>
        <w:t xml:space="preserve"> </w:t>
      </w:r>
      <w:r>
        <w:t>buildings in the event of a fire and the protection of buildings from the effects of fire.</w:t>
      </w:r>
      <w:r>
        <w:rPr>
          <w:position w:val="5"/>
          <w:sz w:val="13"/>
        </w:rPr>
        <w:t>(1)</w:t>
      </w:r>
      <w:r>
        <w:rPr>
          <w:spacing w:val="26"/>
          <w:position w:val="5"/>
          <w:sz w:val="13"/>
        </w:rPr>
        <w:t xml:space="preserve"> </w:t>
      </w:r>
      <w:r>
        <w:t>These two model codes are developed as complementary and coordinated documents to minimize the possibility of their containing conflicting provisions. It is expected that buildings comply with both the NBC and the NFC.</w:t>
      </w:r>
    </w:p>
    <w:p w14:paraId="5802F696" w14:textId="77777777" w:rsidR="00EC7641" w:rsidRDefault="00EC7641">
      <w:pPr>
        <w:pStyle w:val="BodyText"/>
        <w:spacing w:before="10"/>
        <w:rPr>
          <w:sz w:val="16"/>
        </w:rPr>
      </w:pPr>
    </w:p>
    <w:p w14:paraId="04BAAB97" w14:textId="77777777" w:rsidR="00EC7641" w:rsidRDefault="007774D2">
      <w:pPr>
        <w:pStyle w:val="BodyText"/>
        <w:spacing w:line="196" w:lineRule="auto"/>
        <w:ind w:left="833" w:right="1532"/>
      </w:pPr>
      <w:r>
        <w:t>The NBC covers the fire safety and fire protection features that are required to be incorporated</w:t>
      </w:r>
      <w:r>
        <w:rPr>
          <w:spacing w:val="-4"/>
        </w:rPr>
        <w:t xml:space="preserve"> </w:t>
      </w:r>
      <w:r>
        <w:t>in</w:t>
      </w:r>
      <w:r>
        <w:rPr>
          <w:spacing w:val="-4"/>
        </w:rPr>
        <w:t xml:space="preserve"> </w:t>
      </w:r>
      <w:r>
        <w:t>a</w:t>
      </w:r>
      <w:r>
        <w:rPr>
          <w:spacing w:val="-3"/>
        </w:rPr>
        <w:t xml:space="preserve"> </w:t>
      </w:r>
      <w:r>
        <w:t>building</w:t>
      </w:r>
      <w:r>
        <w:rPr>
          <w:spacing w:val="-5"/>
        </w:rPr>
        <w:t xml:space="preserve"> </w:t>
      </w:r>
      <w:r>
        <w:t>at</w:t>
      </w:r>
      <w:r>
        <w:rPr>
          <w:spacing w:val="-5"/>
        </w:rPr>
        <w:t xml:space="preserve"> </w:t>
      </w:r>
      <w:r>
        <w:t>the</w:t>
      </w:r>
      <w:r>
        <w:rPr>
          <w:spacing w:val="-4"/>
        </w:rPr>
        <w:t xml:space="preserve"> </w:t>
      </w:r>
      <w:r>
        <w:t>time</w:t>
      </w:r>
      <w:r>
        <w:rPr>
          <w:spacing w:val="-4"/>
        </w:rPr>
        <w:t xml:space="preserve"> </w:t>
      </w:r>
      <w:r>
        <w:t>of</w:t>
      </w:r>
      <w:r>
        <w:rPr>
          <w:spacing w:val="-5"/>
        </w:rPr>
        <w:t xml:space="preserve"> </w:t>
      </w:r>
      <w:r>
        <w:t>its</w:t>
      </w:r>
      <w:r>
        <w:rPr>
          <w:spacing w:val="-4"/>
        </w:rPr>
        <w:t xml:space="preserve"> </w:t>
      </w:r>
      <w:r>
        <w:t>original</w:t>
      </w:r>
      <w:r>
        <w:rPr>
          <w:spacing w:val="-4"/>
        </w:rPr>
        <w:t xml:space="preserve"> </w:t>
      </w:r>
      <w:r>
        <w:t>construction.</w:t>
      </w:r>
      <w:r>
        <w:rPr>
          <w:spacing w:val="-4"/>
        </w:rPr>
        <w:t xml:space="preserve"> </w:t>
      </w:r>
      <w:r>
        <w:t>Building</w:t>
      </w:r>
      <w:r>
        <w:rPr>
          <w:spacing w:val="-4"/>
        </w:rPr>
        <w:t xml:space="preserve"> </w:t>
      </w:r>
      <w:r>
        <w:t>codes</w:t>
      </w:r>
      <w:r>
        <w:rPr>
          <w:spacing w:val="-4"/>
        </w:rPr>
        <w:t xml:space="preserve"> </w:t>
      </w:r>
      <w:r>
        <w:t>typically no longer apply once a building is occupied, unless the building is undergoing alteration or change of use, or being demolished.</w:t>
      </w:r>
    </w:p>
    <w:p w14:paraId="08558432" w14:textId="77777777" w:rsidR="00EC7641" w:rsidRDefault="007774D2">
      <w:pPr>
        <w:pStyle w:val="BodyText"/>
        <w:spacing w:before="177" w:line="245" w:lineRule="exact"/>
        <w:ind w:left="833"/>
      </w:pPr>
      <w:r>
        <w:t>The</w:t>
      </w:r>
      <w:r>
        <w:rPr>
          <w:spacing w:val="7"/>
        </w:rPr>
        <w:t xml:space="preserve"> </w:t>
      </w:r>
      <w:r>
        <w:t>NFC</w:t>
      </w:r>
      <w:r>
        <w:rPr>
          <w:spacing w:val="7"/>
        </w:rPr>
        <w:t xml:space="preserve"> </w:t>
      </w:r>
      <w:r>
        <w:rPr>
          <w:spacing w:val="-2"/>
        </w:rPr>
        <w:t>covers:</w:t>
      </w:r>
    </w:p>
    <w:p w14:paraId="53BD1874" w14:textId="77777777" w:rsidR="00EC7641" w:rsidRDefault="007774D2">
      <w:pPr>
        <w:pStyle w:val="ListParagraph"/>
        <w:numPr>
          <w:ilvl w:val="0"/>
          <w:numId w:val="9"/>
        </w:numPr>
        <w:tabs>
          <w:tab w:val="left" w:pos="1314"/>
        </w:tabs>
        <w:spacing w:before="16" w:line="194" w:lineRule="auto"/>
        <w:ind w:right="2020"/>
        <w:rPr>
          <w:sz w:val="20"/>
        </w:rPr>
      </w:pPr>
      <w:r>
        <w:rPr>
          <w:sz w:val="20"/>
        </w:rPr>
        <w:t>the ongoing maintenance and use of the fire safety and fire protection features incorporated in buildings</w:t>
      </w:r>
    </w:p>
    <w:p w14:paraId="185FED04" w14:textId="77777777" w:rsidR="00EC7641" w:rsidRDefault="007774D2">
      <w:pPr>
        <w:pStyle w:val="ListParagraph"/>
        <w:numPr>
          <w:ilvl w:val="0"/>
          <w:numId w:val="9"/>
        </w:numPr>
        <w:tabs>
          <w:tab w:val="left" w:pos="1314"/>
        </w:tabs>
        <w:spacing w:line="232" w:lineRule="exact"/>
        <w:rPr>
          <w:sz w:val="20"/>
        </w:rPr>
      </w:pPr>
      <w:r>
        <w:rPr>
          <w:sz w:val="20"/>
        </w:rPr>
        <w:lastRenderedPageBreak/>
        <w:t>the</w:t>
      </w:r>
      <w:r>
        <w:rPr>
          <w:spacing w:val="-3"/>
          <w:sz w:val="20"/>
        </w:rPr>
        <w:t xml:space="preserve"> </w:t>
      </w:r>
      <w:r>
        <w:rPr>
          <w:sz w:val="20"/>
        </w:rPr>
        <w:t>conduct</w:t>
      </w:r>
      <w:r>
        <w:rPr>
          <w:spacing w:val="-2"/>
          <w:sz w:val="20"/>
        </w:rPr>
        <w:t xml:space="preserve"> </w:t>
      </w:r>
      <w:r>
        <w:rPr>
          <w:sz w:val="20"/>
        </w:rPr>
        <w:t>of</w:t>
      </w:r>
      <w:r>
        <w:rPr>
          <w:spacing w:val="-3"/>
          <w:sz w:val="20"/>
        </w:rPr>
        <w:t xml:space="preserve"> </w:t>
      </w:r>
      <w:r>
        <w:rPr>
          <w:sz w:val="20"/>
        </w:rPr>
        <w:t>activities</w:t>
      </w:r>
      <w:r>
        <w:rPr>
          <w:spacing w:val="-2"/>
          <w:sz w:val="20"/>
        </w:rPr>
        <w:t xml:space="preserve"> </w:t>
      </w:r>
      <w:r>
        <w:rPr>
          <w:sz w:val="20"/>
        </w:rPr>
        <w:t>that</w:t>
      </w:r>
      <w:r>
        <w:rPr>
          <w:spacing w:val="-3"/>
          <w:sz w:val="20"/>
        </w:rPr>
        <w:t xml:space="preserve"> </w:t>
      </w:r>
      <w:r>
        <w:rPr>
          <w:sz w:val="20"/>
        </w:rPr>
        <w:t>might</w:t>
      </w:r>
      <w:r>
        <w:rPr>
          <w:spacing w:val="-4"/>
          <w:sz w:val="20"/>
        </w:rPr>
        <w:t xml:space="preserve"> </w:t>
      </w:r>
      <w:r>
        <w:rPr>
          <w:sz w:val="20"/>
        </w:rPr>
        <w:t>cause</w:t>
      </w:r>
      <w:r>
        <w:rPr>
          <w:spacing w:val="-2"/>
          <w:sz w:val="20"/>
        </w:rPr>
        <w:t xml:space="preserve"> </w:t>
      </w:r>
      <w:r>
        <w:rPr>
          <w:sz w:val="20"/>
        </w:rPr>
        <w:t>fire</w:t>
      </w:r>
      <w:r>
        <w:rPr>
          <w:spacing w:val="-3"/>
          <w:sz w:val="20"/>
        </w:rPr>
        <w:t xml:space="preserve"> </w:t>
      </w:r>
      <w:r>
        <w:rPr>
          <w:sz w:val="20"/>
        </w:rPr>
        <w:t>hazards</w:t>
      </w:r>
      <w:r>
        <w:rPr>
          <w:spacing w:val="-2"/>
          <w:sz w:val="20"/>
        </w:rPr>
        <w:t xml:space="preserve"> </w:t>
      </w:r>
      <w:r>
        <w:rPr>
          <w:sz w:val="20"/>
        </w:rPr>
        <w:t>in</w:t>
      </w:r>
      <w:r>
        <w:rPr>
          <w:spacing w:val="-2"/>
          <w:sz w:val="20"/>
        </w:rPr>
        <w:t xml:space="preserve"> </w:t>
      </w:r>
      <w:r>
        <w:rPr>
          <w:sz w:val="20"/>
        </w:rPr>
        <w:t>and</w:t>
      </w:r>
      <w:r>
        <w:rPr>
          <w:spacing w:val="-3"/>
          <w:sz w:val="20"/>
        </w:rPr>
        <w:t xml:space="preserve"> </w:t>
      </w:r>
      <w:r>
        <w:rPr>
          <w:sz w:val="20"/>
        </w:rPr>
        <w:t>around</w:t>
      </w:r>
      <w:r>
        <w:rPr>
          <w:spacing w:val="-2"/>
          <w:sz w:val="20"/>
        </w:rPr>
        <w:t xml:space="preserve"> buildings</w:t>
      </w:r>
    </w:p>
    <w:p w14:paraId="331461E2" w14:textId="46DA76C2" w:rsidR="00EC7641" w:rsidRDefault="00F56C8B">
      <w:pPr>
        <w:pStyle w:val="BodyText"/>
        <w:spacing w:before="1"/>
      </w:pPr>
      <w:r>
        <w:rPr>
          <w:noProof/>
        </w:rPr>
        <mc:AlternateContent>
          <mc:Choice Requires="wps">
            <w:drawing>
              <wp:anchor distT="0" distB="0" distL="0" distR="0" simplePos="0" relativeHeight="487587840" behindDoc="1" locked="0" layoutInCell="1" allowOverlap="1" wp14:anchorId="6467D5B6" wp14:editId="3CEF63F5">
                <wp:simplePos x="0" y="0"/>
                <wp:positionH relativeFrom="page">
                  <wp:posOffset>605790</wp:posOffset>
                </wp:positionH>
                <wp:positionV relativeFrom="paragraph">
                  <wp:posOffset>187960</wp:posOffset>
                </wp:positionV>
                <wp:extent cx="4178300" cy="6350"/>
                <wp:effectExtent l="0" t="0" r="0" b="0"/>
                <wp:wrapTopAndBottom/>
                <wp:docPr id="3"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83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BD1F0E1" id="docshape7" o:spid="_x0000_s1026" style="position:absolute;margin-left:47.7pt;margin-top:14.8pt;width:329pt;height:.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" fillcolor="black" stroked="f">
                <w10:wrap type="topAndBottom" anchorx="page"/>
              </v:rect>
            </w:pict>
          </mc:Fallback>
        </mc:AlternateContent>
      </w:r>
    </w:p>
    <w:p w14:paraId="2FFBF41E" w14:textId="77777777" w:rsidR="00EC7641" w:rsidRDefault="007774D2">
      <w:pPr>
        <w:pStyle w:val="ListParagraph"/>
        <w:numPr>
          <w:ilvl w:val="0"/>
          <w:numId w:val="8"/>
        </w:numPr>
        <w:tabs>
          <w:tab w:val="left" w:pos="474"/>
        </w:tabs>
        <w:spacing w:before="35" w:line="199" w:lineRule="auto"/>
        <w:ind w:right="3225" w:firstLine="12"/>
        <w:rPr>
          <w:sz w:val="16"/>
        </w:rPr>
      </w:pPr>
      <w:r>
        <w:rPr>
          <w:sz w:val="16"/>
        </w:rPr>
        <w:t>The</w:t>
      </w:r>
      <w:r>
        <w:rPr>
          <w:spacing w:val="-3"/>
          <w:sz w:val="16"/>
        </w:rPr>
        <w:t xml:space="preserve"> </w:t>
      </w:r>
      <w:r>
        <w:rPr>
          <w:sz w:val="16"/>
        </w:rPr>
        <w:t>NFC</w:t>
      </w:r>
      <w:r>
        <w:rPr>
          <w:spacing w:val="-2"/>
          <w:sz w:val="16"/>
        </w:rPr>
        <w:t xml:space="preserve"> </w:t>
      </w:r>
      <w:r>
        <w:rPr>
          <w:sz w:val="16"/>
        </w:rPr>
        <w:t>also</w:t>
      </w:r>
      <w:r>
        <w:rPr>
          <w:spacing w:val="-2"/>
          <w:sz w:val="16"/>
        </w:rPr>
        <w:t xml:space="preserve"> </w:t>
      </w:r>
      <w:r>
        <w:rPr>
          <w:sz w:val="16"/>
        </w:rPr>
        <w:t>applies</w:t>
      </w:r>
      <w:r>
        <w:rPr>
          <w:spacing w:val="-3"/>
          <w:sz w:val="16"/>
        </w:rPr>
        <w:t xml:space="preserve"> </w:t>
      </w:r>
      <w:r>
        <w:rPr>
          <w:sz w:val="16"/>
        </w:rPr>
        <w:t>to</w:t>
      </w:r>
      <w:r>
        <w:rPr>
          <w:spacing w:val="-3"/>
          <w:sz w:val="16"/>
        </w:rPr>
        <w:t xml:space="preserve"> </w:t>
      </w:r>
      <w:r>
        <w:rPr>
          <w:sz w:val="16"/>
        </w:rPr>
        <w:t>other</w:t>
      </w:r>
      <w:r>
        <w:rPr>
          <w:spacing w:val="-3"/>
          <w:sz w:val="16"/>
        </w:rPr>
        <w:t xml:space="preserve"> </w:t>
      </w:r>
      <w:r>
        <w:rPr>
          <w:sz w:val="16"/>
        </w:rPr>
        <w:t>types</w:t>
      </w:r>
      <w:r>
        <w:rPr>
          <w:spacing w:val="-3"/>
          <w:sz w:val="16"/>
        </w:rPr>
        <w:t xml:space="preserve"> </w:t>
      </w:r>
      <w:r>
        <w:rPr>
          <w:sz w:val="16"/>
        </w:rPr>
        <w:t>of</w:t>
      </w:r>
      <w:r>
        <w:rPr>
          <w:spacing w:val="-3"/>
          <w:sz w:val="16"/>
        </w:rPr>
        <w:t xml:space="preserve"> </w:t>
      </w:r>
      <w:r>
        <w:rPr>
          <w:sz w:val="16"/>
        </w:rPr>
        <w:t>facilities</w:t>
      </w:r>
      <w:r>
        <w:rPr>
          <w:spacing w:val="-3"/>
          <w:sz w:val="16"/>
        </w:rPr>
        <w:t xml:space="preserve"> </w:t>
      </w:r>
      <w:r>
        <w:rPr>
          <w:sz w:val="16"/>
        </w:rPr>
        <w:t>besides</w:t>
      </w:r>
      <w:r>
        <w:rPr>
          <w:spacing w:val="-3"/>
          <w:sz w:val="16"/>
        </w:rPr>
        <w:t xml:space="preserve"> </w:t>
      </w:r>
      <w:r>
        <w:rPr>
          <w:sz w:val="16"/>
        </w:rPr>
        <w:t>buildings</w:t>
      </w:r>
      <w:r>
        <w:rPr>
          <w:spacing w:val="-3"/>
          <w:sz w:val="16"/>
        </w:rPr>
        <w:t xml:space="preserve"> </w:t>
      </w:r>
      <w:r>
        <w:rPr>
          <w:sz w:val="16"/>
        </w:rPr>
        <w:t>(e.g.</w:t>
      </w:r>
      <w:r>
        <w:rPr>
          <w:spacing w:val="-3"/>
          <w:sz w:val="16"/>
        </w:rPr>
        <w:t xml:space="preserve"> </w:t>
      </w:r>
      <w:r>
        <w:rPr>
          <w:sz w:val="16"/>
        </w:rPr>
        <w:t>tank</w:t>
      </w:r>
      <w:r>
        <w:rPr>
          <w:spacing w:val="-2"/>
          <w:sz w:val="16"/>
        </w:rPr>
        <w:t xml:space="preserve"> </w:t>
      </w:r>
      <w:r>
        <w:rPr>
          <w:sz w:val="16"/>
        </w:rPr>
        <w:t>farms</w:t>
      </w:r>
      <w:r>
        <w:rPr>
          <w:spacing w:val="-1"/>
          <w:sz w:val="16"/>
        </w:rPr>
        <w:t xml:space="preserve"> </w:t>
      </w:r>
      <w:r>
        <w:rPr>
          <w:sz w:val="16"/>
        </w:rPr>
        <w:t>and</w:t>
      </w:r>
      <w:r>
        <w:rPr>
          <w:spacing w:val="-2"/>
          <w:sz w:val="16"/>
        </w:rPr>
        <w:t xml:space="preserve"> </w:t>
      </w:r>
      <w:r>
        <w:rPr>
          <w:sz w:val="16"/>
        </w:rPr>
        <w:t>storage</w:t>
      </w:r>
      <w:r>
        <w:rPr>
          <w:spacing w:val="40"/>
          <w:sz w:val="16"/>
        </w:rPr>
        <w:t xml:space="preserve"> </w:t>
      </w:r>
      <w:r>
        <w:rPr>
          <w:sz w:val="16"/>
        </w:rPr>
        <w:t>yards). Those applications are not discussed here.</w:t>
      </w:r>
    </w:p>
    <w:p w14:paraId="6FD0F4A5" w14:textId="77777777" w:rsidR="00EC7641" w:rsidRDefault="00EC7641">
      <w:pPr>
        <w:spacing w:line="199" w:lineRule="auto"/>
        <w:rPr>
          <w:sz w:val="16"/>
        </w:rPr>
        <w:sectPr w:rsidR="00EC7641">
          <w:pgSz w:w="12240" w:h="15840"/>
          <w:pgMar w:top="1320" w:right="1080" w:bottom="420" w:left="840" w:header="374" w:footer="239" w:gutter="0"/>
          <w:cols w:space="720"/>
        </w:sectPr>
      </w:pPr>
    </w:p>
    <w:p w14:paraId="3E463E4D" w14:textId="77777777" w:rsidR="00EC7641" w:rsidRDefault="007774D2">
      <w:pPr>
        <w:pStyle w:val="ListParagraph"/>
        <w:numPr>
          <w:ilvl w:val="1"/>
          <w:numId w:val="8"/>
        </w:numPr>
        <w:tabs>
          <w:tab w:val="left" w:pos="1794"/>
        </w:tabs>
        <w:spacing w:before="122" w:line="245" w:lineRule="exact"/>
        <w:ind w:left="1794"/>
        <w:rPr>
          <w:sz w:val="20"/>
        </w:rPr>
      </w:pPr>
      <w:r>
        <w:rPr>
          <w:sz w:val="20"/>
        </w:rPr>
        <w:lastRenderedPageBreak/>
        <w:t>limitations</w:t>
      </w:r>
      <w:r>
        <w:rPr>
          <w:spacing w:val="2"/>
          <w:sz w:val="20"/>
        </w:rPr>
        <w:t xml:space="preserve"> </w:t>
      </w:r>
      <w:r>
        <w:rPr>
          <w:sz w:val="20"/>
        </w:rPr>
        <w:t>on</w:t>
      </w:r>
      <w:r>
        <w:rPr>
          <w:spacing w:val="1"/>
          <w:sz w:val="20"/>
        </w:rPr>
        <w:t xml:space="preserve"> </w:t>
      </w:r>
      <w:r>
        <w:rPr>
          <w:sz w:val="20"/>
        </w:rPr>
        <w:t>hazardous</w:t>
      </w:r>
      <w:r>
        <w:rPr>
          <w:spacing w:val="2"/>
          <w:sz w:val="20"/>
        </w:rPr>
        <w:t xml:space="preserve"> </w:t>
      </w:r>
      <w:r>
        <w:rPr>
          <w:sz w:val="20"/>
        </w:rPr>
        <w:t>contents</w:t>
      </w:r>
      <w:r>
        <w:rPr>
          <w:spacing w:val="2"/>
          <w:sz w:val="20"/>
        </w:rPr>
        <w:t xml:space="preserve"> </w:t>
      </w:r>
      <w:r>
        <w:rPr>
          <w:sz w:val="20"/>
        </w:rPr>
        <w:t>in</w:t>
      </w:r>
      <w:r>
        <w:rPr>
          <w:spacing w:val="2"/>
          <w:sz w:val="20"/>
        </w:rPr>
        <w:t xml:space="preserve"> </w:t>
      </w:r>
      <w:r>
        <w:rPr>
          <w:sz w:val="20"/>
        </w:rPr>
        <w:t>and</w:t>
      </w:r>
      <w:r>
        <w:rPr>
          <w:spacing w:val="3"/>
          <w:sz w:val="20"/>
        </w:rPr>
        <w:t xml:space="preserve"> </w:t>
      </w:r>
      <w:r>
        <w:rPr>
          <w:sz w:val="20"/>
        </w:rPr>
        <w:t>around</w:t>
      </w:r>
      <w:r>
        <w:rPr>
          <w:spacing w:val="2"/>
          <w:sz w:val="20"/>
        </w:rPr>
        <w:t xml:space="preserve"> </w:t>
      </w:r>
      <w:r>
        <w:rPr>
          <w:spacing w:val="-2"/>
          <w:sz w:val="20"/>
        </w:rPr>
        <w:t>buildings</w:t>
      </w:r>
    </w:p>
    <w:p w14:paraId="27D0DA3A" w14:textId="77777777" w:rsidR="00EC7641" w:rsidRDefault="007774D2">
      <w:pPr>
        <w:pStyle w:val="ListParagraph"/>
        <w:numPr>
          <w:ilvl w:val="1"/>
          <w:numId w:val="8"/>
        </w:numPr>
        <w:tabs>
          <w:tab w:val="left" w:pos="1794"/>
        </w:tabs>
        <w:spacing w:line="220" w:lineRule="exact"/>
        <w:ind w:left="1794"/>
        <w:rPr>
          <w:sz w:val="20"/>
        </w:rPr>
      </w:pPr>
      <w:r>
        <w:rPr>
          <w:sz w:val="20"/>
        </w:rPr>
        <w:t>the</w:t>
      </w:r>
      <w:r>
        <w:rPr>
          <w:spacing w:val="4"/>
          <w:sz w:val="20"/>
        </w:rPr>
        <w:t xml:space="preserve"> </w:t>
      </w:r>
      <w:r>
        <w:rPr>
          <w:sz w:val="20"/>
        </w:rPr>
        <w:t>establishment</w:t>
      </w:r>
      <w:r>
        <w:rPr>
          <w:spacing w:val="4"/>
          <w:sz w:val="20"/>
        </w:rPr>
        <w:t xml:space="preserve"> </w:t>
      </w:r>
      <w:r>
        <w:rPr>
          <w:sz w:val="20"/>
        </w:rPr>
        <w:t>of</w:t>
      </w:r>
      <w:r>
        <w:rPr>
          <w:spacing w:val="5"/>
          <w:sz w:val="20"/>
        </w:rPr>
        <w:t xml:space="preserve"> </w:t>
      </w:r>
      <w:r>
        <w:rPr>
          <w:sz w:val="20"/>
        </w:rPr>
        <w:t>fire</w:t>
      </w:r>
      <w:r>
        <w:rPr>
          <w:spacing w:val="4"/>
          <w:sz w:val="20"/>
        </w:rPr>
        <w:t xml:space="preserve"> </w:t>
      </w:r>
      <w:r>
        <w:rPr>
          <w:sz w:val="20"/>
        </w:rPr>
        <w:t>safety</w:t>
      </w:r>
      <w:r>
        <w:rPr>
          <w:spacing w:val="5"/>
          <w:sz w:val="20"/>
        </w:rPr>
        <w:t xml:space="preserve"> </w:t>
      </w:r>
      <w:r>
        <w:rPr>
          <w:spacing w:val="-2"/>
          <w:sz w:val="20"/>
        </w:rPr>
        <w:t>plans</w:t>
      </w:r>
    </w:p>
    <w:p w14:paraId="1250BD23" w14:textId="77777777" w:rsidR="00EC7641" w:rsidRDefault="007774D2">
      <w:pPr>
        <w:pStyle w:val="ListParagraph"/>
        <w:numPr>
          <w:ilvl w:val="1"/>
          <w:numId w:val="8"/>
        </w:numPr>
        <w:tabs>
          <w:tab w:val="left" w:pos="1794"/>
        </w:tabs>
        <w:spacing w:line="245" w:lineRule="exact"/>
        <w:ind w:left="1794"/>
        <w:rPr>
          <w:sz w:val="20"/>
        </w:rPr>
      </w:pPr>
      <w:r>
        <w:rPr>
          <w:sz w:val="20"/>
        </w:rPr>
        <w:t>fire</w:t>
      </w:r>
      <w:r>
        <w:rPr>
          <w:spacing w:val="2"/>
          <w:sz w:val="20"/>
        </w:rPr>
        <w:t xml:space="preserve"> </w:t>
      </w:r>
      <w:r>
        <w:rPr>
          <w:sz w:val="20"/>
        </w:rPr>
        <w:t>safety</w:t>
      </w:r>
      <w:r>
        <w:rPr>
          <w:spacing w:val="3"/>
          <w:sz w:val="20"/>
        </w:rPr>
        <w:t xml:space="preserve"> </w:t>
      </w:r>
      <w:r>
        <w:rPr>
          <w:sz w:val="20"/>
        </w:rPr>
        <w:t>at</w:t>
      </w:r>
      <w:r>
        <w:rPr>
          <w:spacing w:val="2"/>
          <w:sz w:val="20"/>
        </w:rPr>
        <w:t xml:space="preserve"> </w:t>
      </w:r>
      <w:r>
        <w:rPr>
          <w:sz w:val="20"/>
        </w:rPr>
        <w:t>construction</w:t>
      </w:r>
      <w:r>
        <w:rPr>
          <w:spacing w:val="3"/>
          <w:sz w:val="20"/>
        </w:rPr>
        <w:t xml:space="preserve"> </w:t>
      </w:r>
      <w:r>
        <w:rPr>
          <w:sz w:val="20"/>
        </w:rPr>
        <w:t>and</w:t>
      </w:r>
      <w:r>
        <w:rPr>
          <w:spacing w:val="2"/>
          <w:sz w:val="20"/>
        </w:rPr>
        <w:t xml:space="preserve"> </w:t>
      </w:r>
      <w:r>
        <w:rPr>
          <w:sz w:val="20"/>
        </w:rPr>
        <w:t>demolition</w:t>
      </w:r>
      <w:r>
        <w:rPr>
          <w:spacing w:val="3"/>
          <w:sz w:val="20"/>
        </w:rPr>
        <w:t xml:space="preserve"> </w:t>
      </w:r>
      <w:r>
        <w:rPr>
          <w:spacing w:val="-4"/>
          <w:sz w:val="20"/>
        </w:rPr>
        <w:t>sites</w:t>
      </w:r>
    </w:p>
    <w:p w14:paraId="3E74A7EE" w14:textId="77777777" w:rsidR="00EC7641" w:rsidRDefault="00EC7641">
      <w:pPr>
        <w:pStyle w:val="BodyText"/>
        <w:spacing w:before="2"/>
        <w:rPr>
          <w:sz w:val="19"/>
        </w:rPr>
      </w:pPr>
    </w:p>
    <w:p w14:paraId="1C5B227D" w14:textId="77777777" w:rsidR="00EC7641" w:rsidRDefault="007774D2">
      <w:pPr>
        <w:pStyle w:val="BodyText"/>
        <w:spacing w:line="196" w:lineRule="auto"/>
        <w:ind w:left="1314" w:right="1030"/>
      </w:pPr>
      <w:r>
        <w:t>In</w:t>
      </w:r>
      <w:r>
        <w:rPr>
          <w:spacing w:val="-4"/>
        </w:rPr>
        <w:t xml:space="preserve"> </w:t>
      </w:r>
      <w:r>
        <w:t>addition,</w:t>
      </w:r>
      <w:r>
        <w:rPr>
          <w:spacing w:val="-4"/>
        </w:rPr>
        <w:t xml:space="preserve"> </w:t>
      </w:r>
      <w:r>
        <w:t>the</w:t>
      </w:r>
      <w:r>
        <w:rPr>
          <w:spacing w:val="-4"/>
        </w:rPr>
        <w:t xml:space="preserve"> </w:t>
      </w:r>
      <w:r>
        <w:t>NFC</w:t>
      </w:r>
      <w:r>
        <w:rPr>
          <w:spacing w:val="-3"/>
        </w:rPr>
        <w:t xml:space="preserve"> </w:t>
      </w:r>
      <w:r>
        <w:t>contains</w:t>
      </w:r>
      <w:r>
        <w:rPr>
          <w:spacing w:val="-4"/>
        </w:rPr>
        <w:t xml:space="preserve"> </w:t>
      </w:r>
      <w:r>
        <w:t>provisions</w:t>
      </w:r>
      <w:r>
        <w:rPr>
          <w:spacing w:val="-4"/>
        </w:rPr>
        <w:t xml:space="preserve"> </w:t>
      </w:r>
      <w:r>
        <w:t>regarding</w:t>
      </w:r>
      <w:r>
        <w:rPr>
          <w:spacing w:val="-3"/>
        </w:rPr>
        <w:t xml:space="preserve"> </w:t>
      </w:r>
      <w:r>
        <w:t>fire</w:t>
      </w:r>
      <w:r>
        <w:rPr>
          <w:spacing w:val="-4"/>
        </w:rPr>
        <w:t xml:space="preserve"> </w:t>
      </w:r>
      <w:r>
        <w:t>safety</w:t>
      </w:r>
      <w:r>
        <w:rPr>
          <w:spacing w:val="-4"/>
        </w:rPr>
        <w:t xml:space="preserve"> </w:t>
      </w:r>
      <w:r>
        <w:t>and</w:t>
      </w:r>
      <w:r>
        <w:rPr>
          <w:spacing w:val="-4"/>
        </w:rPr>
        <w:t xml:space="preserve"> </w:t>
      </w:r>
      <w:r>
        <w:t>fire</w:t>
      </w:r>
      <w:r>
        <w:rPr>
          <w:spacing w:val="-3"/>
        </w:rPr>
        <w:t xml:space="preserve"> </w:t>
      </w:r>
      <w:r>
        <w:t>protection</w:t>
      </w:r>
      <w:r>
        <w:rPr>
          <w:spacing w:val="-3"/>
        </w:rPr>
        <w:t xml:space="preserve"> </w:t>
      </w:r>
      <w:r>
        <w:t>features that must be added to existing buildings when certain hazardous activities or processes are introduced into these buildings.</w:t>
      </w:r>
    </w:p>
    <w:p w14:paraId="6F46E4C2" w14:textId="77777777" w:rsidR="00EC7641" w:rsidRDefault="00EC7641">
      <w:pPr>
        <w:pStyle w:val="BodyText"/>
      </w:pPr>
    </w:p>
    <w:p w14:paraId="0DC2CE08" w14:textId="77777777" w:rsidR="00EC7641" w:rsidRDefault="007774D2">
      <w:pPr>
        <w:pStyle w:val="BodyText"/>
        <w:spacing w:line="194" w:lineRule="auto"/>
        <w:ind w:left="1314" w:right="1147"/>
      </w:pPr>
      <w:r>
        <w:t>Some of</w:t>
      </w:r>
      <w:r>
        <w:rPr>
          <w:spacing w:val="-1"/>
        </w:rPr>
        <w:t xml:space="preserve"> </w:t>
      </w:r>
      <w:r>
        <w:t>the</w:t>
      </w:r>
      <w:r>
        <w:rPr>
          <w:spacing w:val="-1"/>
        </w:rPr>
        <w:t xml:space="preserve"> </w:t>
      </w:r>
      <w:r>
        <w:t>NFC's provisions</w:t>
      </w:r>
      <w:r>
        <w:rPr>
          <w:spacing w:val="-1"/>
        </w:rPr>
        <w:t xml:space="preserve"> </w:t>
      </w:r>
      <w:r>
        <w:t>are</w:t>
      </w:r>
      <w:r>
        <w:rPr>
          <w:spacing w:val="-1"/>
        </w:rPr>
        <w:t xml:space="preserve"> </w:t>
      </w:r>
      <w:r>
        <w:t>incorporated by reference in the NBC and, thus, may apply to original construction, alterations, or changes in use.</w:t>
      </w:r>
    </w:p>
    <w:p w14:paraId="0566BD96" w14:textId="77777777" w:rsidR="00EC7641" w:rsidRDefault="00EC7641">
      <w:pPr>
        <w:pStyle w:val="BodyText"/>
        <w:spacing w:before="2"/>
        <w:rPr>
          <w:sz w:val="17"/>
        </w:rPr>
      </w:pPr>
    </w:p>
    <w:p w14:paraId="5183CB34" w14:textId="77777777" w:rsidR="00EC7641" w:rsidRDefault="007774D2">
      <w:pPr>
        <w:pStyle w:val="Heading3"/>
      </w:pPr>
      <w:r>
        <w:t>Relationship</w:t>
      </w:r>
      <w:r>
        <w:rPr>
          <w:spacing w:val="-2"/>
        </w:rPr>
        <w:t xml:space="preserve"> </w:t>
      </w:r>
      <w:r>
        <w:t>between</w:t>
      </w:r>
      <w:r>
        <w:rPr>
          <w:spacing w:val="-2"/>
        </w:rPr>
        <w:t xml:space="preserve"> </w:t>
      </w:r>
      <w:r>
        <w:t>the</w:t>
      </w:r>
      <w:r>
        <w:rPr>
          <w:spacing w:val="-2"/>
        </w:rPr>
        <w:t xml:space="preserve"> </w:t>
      </w:r>
      <w:r>
        <w:t>NBC</w:t>
      </w:r>
      <w:r>
        <w:rPr>
          <w:spacing w:val="-1"/>
        </w:rPr>
        <w:t xml:space="preserve"> </w:t>
      </w:r>
      <w:r>
        <w:t>and</w:t>
      </w:r>
      <w:r>
        <w:rPr>
          <w:spacing w:val="-2"/>
        </w:rPr>
        <w:t xml:space="preserve"> </w:t>
      </w:r>
      <w:r>
        <w:t>the</w:t>
      </w:r>
      <w:r>
        <w:rPr>
          <w:spacing w:val="-2"/>
        </w:rPr>
        <w:t xml:space="preserve"> </w:t>
      </w:r>
      <w:r>
        <w:rPr>
          <w:spacing w:val="-4"/>
        </w:rPr>
        <w:t>NECB</w:t>
      </w:r>
    </w:p>
    <w:p w14:paraId="48176E12" w14:textId="77777777" w:rsidR="00EC7641" w:rsidRDefault="00EC7641">
      <w:pPr>
        <w:pStyle w:val="BodyText"/>
        <w:spacing w:before="7"/>
        <w:rPr>
          <w:rFonts w:ascii="Helvetica LT Std"/>
          <w:b/>
          <w:sz w:val="22"/>
        </w:rPr>
      </w:pPr>
    </w:p>
    <w:p w14:paraId="45E67CC2" w14:textId="77777777" w:rsidR="00EC7641" w:rsidRDefault="007774D2">
      <w:pPr>
        <w:pStyle w:val="BodyText"/>
        <w:spacing w:line="196" w:lineRule="auto"/>
        <w:ind w:left="1313" w:right="1147"/>
      </w:pPr>
      <w:r>
        <w:t>The provisions in Section 9.36. of Division B of the NBC are tied to the environment objective.</w:t>
      </w:r>
      <w:r>
        <w:rPr>
          <w:spacing w:val="-1"/>
        </w:rPr>
        <w:t xml:space="preserve"> </w:t>
      </w:r>
      <w:r>
        <w:t>These provisions,</w:t>
      </w:r>
      <w:r>
        <w:rPr>
          <w:spacing w:val="-1"/>
        </w:rPr>
        <w:t xml:space="preserve"> </w:t>
      </w:r>
      <w:r>
        <w:t>which</w:t>
      </w:r>
      <w:r>
        <w:rPr>
          <w:spacing w:val="-1"/>
        </w:rPr>
        <w:t xml:space="preserve"> </w:t>
      </w:r>
      <w:r>
        <w:t>apply to housing and small</w:t>
      </w:r>
      <w:r>
        <w:rPr>
          <w:spacing w:val="-1"/>
        </w:rPr>
        <w:t xml:space="preserve"> </w:t>
      </w:r>
      <w:r>
        <w:t>buildings,</w:t>
      </w:r>
      <w:r>
        <w:rPr>
          <w:spacing w:val="-1"/>
        </w:rPr>
        <w:t xml:space="preserve"> </w:t>
      </w:r>
      <w:r>
        <w:t>have</w:t>
      </w:r>
      <w:r>
        <w:rPr>
          <w:spacing w:val="-1"/>
        </w:rPr>
        <w:t xml:space="preserve"> </w:t>
      </w:r>
      <w:r>
        <w:t>a similar scope</w:t>
      </w:r>
      <w:r>
        <w:rPr>
          <w:spacing w:val="-1"/>
        </w:rPr>
        <w:t xml:space="preserve"> </w:t>
      </w:r>
      <w:r>
        <w:t>to</w:t>
      </w:r>
      <w:r>
        <w:rPr>
          <w:spacing w:val="-1"/>
        </w:rPr>
        <w:t xml:space="preserve"> </w:t>
      </w:r>
      <w:r>
        <w:t>that</w:t>
      </w:r>
      <w:r>
        <w:rPr>
          <w:spacing w:val="-1"/>
        </w:rPr>
        <w:t xml:space="preserve"> </w:t>
      </w:r>
      <w:r>
        <w:t>of</w:t>
      </w:r>
      <w:r>
        <w:rPr>
          <w:spacing w:val="-2"/>
        </w:rPr>
        <w:t xml:space="preserve"> </w:t>
      </w:r>
      <w:r>
        <w:t>the</w:t>
      </w:r>
      <w:r>
        <w:rPr>
          <w:spacing w:val="-1"/>
        </w:rPr>
        <w:t xml:space="preserve"> </w:t>
      </w:r>
      <w:r>
        <w:t>NECB,</w:t>
      </w:r>
      <w:r>
        <w:rPr>
          <w:spacing w:val="-1"/>
        </w:rPr>
        <w:t xml:space="preserve"> </w:t>
      </w:r>
      <w:r>
        <w:t>except</w:t>
      </w:r>
      <w:r>
        <w:rPr>
          <w:spacing w:val="-1"/>
        </w:rPr>
        <w:t xml:space="preserve"> </w:t>
      </w:r>
      <w:r>
        <w:t>that</w:t>
      </w:r>
      <w:r>
        <w:rPr>
          <w:spacing w:val="-1"/>
        </w:rPr>
        <w:t xml:space="preserve"> </w:t>
      </w:r>
      <w:r>
        <w:t>they</w:t>
      </w:r>
      <w:r>
        <w:rPr>
          <w:spacing w:val="-1"/>
        </w:rPr>
        <w:t xml:space="preserve"> </w:t>
      </w:r>
      <w:r>
        <w:t>do</w:t>
      </w:r>
      <w:r>
        <w:rPr>
          <w:spacing w:val="-1"/>
        </w:rPr>
        <w:t xml:space="preserve"> </w:t>
      </w:r>
      <w:r>
        <w:t>not</w:t>
      </w:r>
      <w:r>
        <w:rPr>
          <w:spacing w:val="-1"/>
        </w:rPr>
        <w:t xml:space="preserve"> </w:t>
      </w:r>
      <w:r>
        <w:t>address</w:t>
      </w:r>
      <w:r>
        <w:rPr>
          <w:spacing w:val="-1"/>
        </w:rPr>
        <w:t xml:space="preserve"> </w:t>
      </w:r>
      <w:r>
        <w:t>lighting</w:t>
      </w:r>
      <w:r>
        <w:rPr>
          <w:spacing w:val="-1"/>
        </w:rPr>
        <w:t xml:space="preserve"> </w:t>
      </w:r>
      <w:r>
        <w:t>and</w:t>
      </w:r>
      <w:r>
        <w:rPr>
          <w:spacing w:val="-1"/>
        </w:rPr>
        <w:t xml:space="preserve"> </w:t>
      </w:r>
      <w:r>
        <w:t>electrical</w:t>
      </w:r>
      <w:r>
        <w:rPr>
          <w:spacing w:val="-2"/>
        </w:rPr>
        <w:t xml:space="preserve"> </w:t>
      </w:r>
      <w:r>
        <w:t>power systems. The NECB is referenced in NBC Section 9.36. as an acceptable solution.</w:t>
      </w:r>
    </w:p>
    <w:p w14:paraId="364CFE9C" w14:textId="77777777" w:rsidR="00EC7641" w:rsidRDefault="00EC7641">
      <w:pPr>
        <w:pStyle w:val="BodyText"/>
        <w:spacing w:before="9"/>
        <w:rPr>
          <w:sz w:val="16"/>
        </w:rPr>
      </w:pPr>
    </w:p>
    <w:p w14:paraId="42D0823C" w14:textId="77777777" w:rsidR="00EC7641" w:rsidRDefault="007774D2">
      <w:pPr>
        <w:pStyle w:val="Heading3"/>
      </w:pPr>
      <w:r>
        <w:t>Code</w:t>
      </w:r>
      <w:r>
        <w:rPr>
          <w:spacing w:val="3"/>
        </w:rPr>
        <w:t xml:space="preserve"> </w:t>
      </w:r>
      <w:r>
        <w:rPr>
          <w:spacing w:val="-2"/>
        </w:rPr>
        <w:t>Requirements</w:t>
      </w:r>
    </w:p>
    <w:p w14:paraId="54211049" w14:textId="77777777" w:rsidR="00EC7641" w:rsidRDefault="00EC7641">
      <w:pPr>
        <w:pStyle w:val="BodyText"/>
        <w:spacing w:before="7"/>
        <w:rPr>
          <w:rFonts w:ascii="Helvetica LT Std"/>
          <w:b/>
          <w:sz w:val="22"/>
        </w:rPr>
      </w:pPr>
    </w:p>
    <w:p w14:paraId="137AAE38" w14:textId="77777777" w:rsidR="00EC7641" w:rsidRDefault="007774D2">
      <w:pPr>
        <w:pStyle w:val="BodyText"/>
        <w:spacing w:line="196" w:lineRule="auto"/>
        <w:ind w:left="1313" w:right="1147"/>
      </w:pPr>
      <w:r>
        <w:t>Most</w:t>
      </w:r>
      <w:r>
        <w:rPr>
          <w:spacing w:val="-3"/>
        </w:rPr>
        <w:t xml:space="preserve"> </w:t>
      </w:r>
      <w:r>
        <w:t>NBC</w:t>
      </w:r>
      <w:r>
        <w:rPr>
          <w:spacing w:val="-2"/>
        </w:rPr>
        <w:t xml:space="preserve"> </w:t>
      </w:r>
      <w:r>
        <w:t>requirements</w:t>
      </w:r>
      <w:r>
        <w:rPr>
          <w:spacing w:val="-2"/>
        </w:rPr>
        <w:t xml:space="preserve"> </w:t>
      </w:r>
      <w:r>
        <w:t>address</w:t>
      </w:r>
      <w:r>
        <w:rPr>
          <w:spacing w:val="-2"/>
        </w:rPr>
        <w:t xml:space="preserve"> </w:t>
      </w:r>
      <w:r>
        <w:t>at</w:t>
      </w:r>
      <w:r>
        <w:rPr>
          <w:spacing w:val="-3"/>
        </w:rPr>
        <w:t xml:space="preserve"> </w:t>
      </w:r>
      <w:r>
        <w:t>least</w:t>
      </w:r>
      <w:r>
        <w:rPr>
          <w:spacing w:val="-3"/>
        </w:rPr>
        <w:t xml:space="preserve"> </w:t>
      </w:r>
      <w:r>
        <w:t>one</w:t>
      </w:r>
      <w:r>
        <w:rPr>
          <w:spacing w:val="-3"/>
        </w:rPr>
        <w:t xml:space="preserve"> </w:t>
      </w:r>
      <w:r>
        <w:t>of</w:t>
      </w:r>
      <w:r>
        <w:rPr>
          <w:spacing w:val="-4"/>
        </w:rPr>
        <w:t xml:space="preserve"> </w:t>
      </w:r>
      <w:r>
        <w:t>the</w:t>
      </w:r>
      <w:r>
        <w:rPr>
          <w:spacing w:val="-4"/>
        </w:rPr>
        <w:t xml:space="preserve"> </w:t>
      </w:r>
      <w:r>
        <w:t>Code's</w:t>
      </w:r>
      <w:r>
        <w:rPr>
          <w:spacing w:val="-4"/>
        </w:rPr>
        <w:t xml:space="preserve"> </w:t>
      </w:r>
      <w:r>
        <w:t>five</w:t>
      </w:r>
      <w:r>
        <w:rPr>
          <w:spacing w:val="-3"/>
        </w:rPr>
        <w:t xml:space="preserve"> </w:t>
      </w:r>
      <w:r>
        <w:t>stated</w:t>
      </w:r>
      <w:r>
        <w:rPr>
          <w:spacing w:val="-2"/>
        </w:rPr>
        <w:t xml:space="preserve"> </w:t>
      </w:r>
      <w:r>
        <w:t>objectives</w:t>
      </w:r>
      <w:r>
        <w:rPr>
          <w:spacing w:val="-4"/>
        </w:rPr>
        <w:t xml:space="preserve"> </w:t>
      </w:r>
      <w:r>
        <w:t>(safety, health, accessibility, fire and structural protection of buildings, and environment).</w:t>
      </w:r>
    </w:p>
    <w:p w14:paraId="647A4AD2" w14:textId="77777777" w:rsidR="00EC7641" w:rsidRDefault="00EC7641">
      <w:pPr>
        <w:pStyle w:val="BodyText"/>
        <w:spacing w:before="1"/>
      </w:pPr>
    </w:p>
    <w:p w14:paraId="42954822" w14:textId="77777777" w:rsidR="00EC7641" w:rsidRDefault="007774D2">
      <w:pPr>
        <w:pStyle w:val="BodyText"/>
        <w:spacing w:line="194" w:lineRule="auto"/>
        <w:ind w:left="1313" w:right="1147"/>
      </w:pPr>
      <w:r>
        <w:t>In processing proposed changes or additions to any of the National Model Codes, the CCBFC considers many issues such as the following:</w:t>
      </w:r>
    </w:p>
    <w:p w14:paraId="73FD2521" w14:textId="77777777" w:rsidR="00EC7641" w:rsidRDefault="007774D2">
      <w:pPr>
        <w:pStyle w:val="ListParagraph"/>
        <w:numPr>
          <w:ilvl w:val="1"/>
          <w:numId w:val="8"/>
        </w:numPr>
        <w:tabs>
          <w:tab w:val="left" w:pos="1794"/>
        </w:tabs>
        <w:spacing w:before="3" w:line="194" w:lineRule="auto"/>
        <w:ind w:right="1274"/>
        <w:rPr>
          <w:sz w:val="20"/>
        </w:rPr>
      </w:pPr>
      <w:r>
        <w:rPr>
          <w:sz w:val="20"/>
        </w:rPr>
        <w:t>Does</w:t>
      </w:r>
      <w:r>
        <w:rPr>
          <w:spacing w:val="-1"/>
          <w:sz w:val="20"/>
        </w:rPr>
        <w:t xml:space="preserve"> </w:t>
      </w:r>
      <w:r>
        <w:rPr>
          <w:sz w:val="20"/>
        </w:rPr>
        <w:t>the</w:t>
      </w:r>
      <w:r>
        <w:rPr>
          <w:spacing w:val="-2"/>
          <w:sz w:val="20"/>
        </w:rPr>
        <w:t xml:space="preserve"> </w:t>
      </w:r>
      <w:r>
        <w:rPr>
          <w:sz w:val="20"/>
        </w:rPr>
        <w:t>proposed</w:t>
      </w:r>
      <w:r>
        <w:rPr>
          <w:spacing w:val="-1"/>
          <w:sz w:val="20"/>
        </w:rPr>
        <w:t xml:space="preserve"> </w:t>
      </w:r>
      <w:r>
        <w:rPr>
          <w:sz w:val="20"/>
        </w:rPr>
        <w:t>requirement</w:t>
      </w:r>
      <w:r>
        <w:rPr>
          <w:spacing w:val="-2"/>
          <w:sz w:val="20"/>
        </w:rPr>
        <w:t xml:space="preserve"> </w:t>
      </w:r>
      <w:r>
        <w:rPr>
          <w:sz w:val="20"/>
        </w:rPr>
        <w:t>provide</w:t>
      </w:r>
      <w:r>
        <w:rPr>
          <w:spacing w:val="-2"/>
          <w:sz w:val="20"/>
        </w:rPr>
        <w:t xml:space="preserve"> </w:t>
      </w:r>
      <w:r>
        <w:rPr>
          <w:sz w:val="20"/>
        </w:rPr>
        <w:t>the</w:t>
      </w:r>
      <w:r>
        <w:rPr>
          <w:spacing w:val="-2"/>
          <w:sz w:val="20"/>
        </w:rPr>
        <w:t xml:space="preserve"> </w:t>
      </w:r>
      <w:r>
        <w:rPr>
          <w:sz w:val="20"/>
        </w:rPr>
        <w:t>minimum</w:t>
      </w:r>
      <w:r>
        <w:rPr>
          <w:spacing w:val="-1"/>
          <w:sz w:val="20"/>
        </w:rPr>
        <w:t xml:space="preserve"> </w:t>
      </w:r>
      <w:r>
        <w:rPr>
          <w:sz w:val="20"/>
        </w:rPr>
        <w:t>level</w:t>
      </w:r>
      <w:r>
        <w:rPr>
          <w:spacing w:val="-2"/>
          <w:sz w:val="20"/>
        </w:rPr>
        <w:t xml:space="preserve"> </w:t>
      </w:r>
      <w:r>
        <w:rPr>
          <w:sz w:val="20"/>
        </w:rPr>
        <w:t>of</w:t>
      </w:r>
      <w:r>
        <w:rPr>
          <w:spacing w:val="-3"/>
          <w:sz w:val="20"/>
        </w:rPr>
        <w:t xml:space="preserve"> </w:t>
      </w:r>
      <w:r>
        <w:rPr>
          <w:sz w:val="20"/>
        </w:rPr>
        <w:t>performance—and no more than the minimum—needed to achieve the Code's objectives?</w:t>
      </w:r>
    </w:p>
    <w:p w14:paraId="51864897" w14:textId="77777777" w:rsidR="00EC7641" w:rsidRDefault="007774D2">
      <w:pPr>
        <w:pStyle w:val="ListParagraph"/>
        <w:numPr>
          <w:ilvl w:val="1"/>
          <w:numId w:val="8"/>
        </w:numPr>
        <w:tabs>
          <w:tab w:val="left" w:pos="1794"/>
        </w:tabs>
        <w:spacing w:line="196" w:lineRule="auto"/>
        <w:ind w:right="1362"/>
        <w:rPr>
          <w:sz w:val="20"/>
        </w:rPr>
      </w:pPr>
      <w:r>
        <w:rPr>
          <w:sz w:val="20"/>
        </w:rPr>
        <w:t>Will persons responsible for Code</w:t>
      </w:r>
      <w:r>
        <w:rPr>
          <w:spacing w:val="-1"/>
          <w:sz w:val="20"/>
        </w:rPr>
        <w:t xml:space="preserve"> </w:t>
      </w:r>
      <w:r>
        <w:rPr>
          <w:sz w:val="20"/>
        </w:rPr>
        <w:t>compliance be</w:t>
      </w:r>
      <w:r>
        <w:rPr>
          <w:spacing w:val="-1"/>
          <w:sz w:val="20"/>
        </w:rPr>
        <w:t xml:space="preserve"> </w:t>
      </w:r>
      <w:r>
        <w:rPr>
          <w:sz w:val="20"/>
        </w:rPr>
        <w:t>able to act on or implement the requirement using commonly accepted practices?</w:t>
      </w:r>
    </w:p>
    <w:p w14:paraId="279BAE63" w14:textId="77777777" w:rsidR="00EC7641" w:rsidRDefault="007774D2">
      <w:pPr>
        <w:pStyle w:val="ListParagraph"/>
        <w:numPr>
          <w:ilvl w:val="1"/>
          <w:numId w:val="8"/>
        </w:numPr>
        <w:tabs>
          <w:tab w:val="left" w:pos="1794"/>
        </w:tabs>
        <w:spacing w:line="205" w:lineRule="exact"/>
        <w:ind w:left="1794"/>
        <w:rPr>
          <w:sz w:val="20"/>
        </w:rPr>
      </w:pPr>
      <w:r>
        <w:rPr>
          <w:sz w:val="20"/>
        </w:rPr>
        <w:t>Will enforcement agencies</w:t>
      </w:r>
      <w:r>
        <w:rPr>
          <w:spacing w:val="2"/>
          <w:sz w:val="20"/>
        </w:rPr>
        <w:t xml:space="preserve"> </w:t>
      </w:r>
      <w:r>
        <w:rPr>
          <w:sz w:val="20"/>
        </w:rPr>
        <w:t>be able to</w:t>
      </w:r>
      <w:r>
        <w:rPr>
          <w:spacing w:val="3"/>
          <w:sz w:val="20"/>
        </w:rPr>
        <w:t xml:space="preserve"> </w:t>
      </w:r>
      <w:r>
        <w:rPr>
          <w:sz w:val="20"/>
        </w:rPr>
        <w:t xml:space="preserve">enforce the </w:t>
      </w:r>
      <w:r>
        <w:rPr>
          <w:spacing w:val="-2"/>
          <w:sz w:val="20"/>
        </w:rPr>
        <w:t>requirement?</w:t>
      </w:r>
    </w:p>
    <w:p w14:paraId="1A7DC42A" w14:textId="77777777" w:rsidR="00EC7641" w:rsidRDefault="007774D2">
      <w:pPr>
        <w:pStyle w:val="ListParagraph"/>
        <w:numPr>
          <w:ilvl w:val="1"/>
          <w:numId w:val="8"/>
        </w:numPr>
        <w:tabs>
          <w:tab w:val="left" w:pos="1794"/>
        </w:tabs>
        <w:spacing w:line="220" w:lineRule="exact"/>
        <w:ind w:left="1794"/>
        <w:rPr>
          <w:sz w:val="20"/>
        </w:rPr>
      </w:pPr>
      <w:r>
        <w:rPr>
          <w:sz w:val="20"/>
        </w:rPr>
        <w:t>Are</w:t>
      </w:r>
      <w:r>
        <w:rPr>
          <w:spacing w:val="1"/>
          <w:sz w:val="20"/>
        </w:rPr>
        <w:t xml:space="preserve"> </w:t>
      </w:r>
      <w:r>
        <w:rPr>
          <w:sz w:val="20"/>
        </w:rPr>
        <w:t>the</w:t>
      </w:r>
      <w:r>
        <w:rPr>
          <w:spacing w:val="2"/>
          <w:sz w:val="20"/>
        </w:rPr>
        <w:t xml:space="preserve"> </w:t>
      </w:r>
      <w:r>
        <w:rPr>
          <w:sz w:val="20"/>
        </w:rPr>
        <w:t>costs</w:t>
      </w:r>
      <w:r>
        <w:rPr>
          <w:spacing w:val="2"/>
          <w:sz w:val="20"/>
        </w:rPr>
        <w:t xml:space="preserve"> </w:t>
      </w:r>
      <w:r>
        <w:rPr>
          <w:sz w:val="20"/>
        </w:rPr>
        <w:t>of</w:t>
      </w:r>
      <w:r>
        <w:rPr>
          <w:spacing w:val="3"/>
          <w:sz w:val="20"/>
        </w:rPr>
        <w:t xml:space="preserve"> </w:t>
      </w:r>
      <w:r>
        <w:rPr>
          <w:sz w:val="20"/>
        </w:rPr>
        <w:t>implementing</w:t>
      </w:r>
      <w:r>
        <w:rPr>
          <w:spacing w:val="2"/>
          <w:sz w:val="20"/>
        </w:rPr>
        <w:t xml:space="preserve"> </w:t>
      </w:r>
      <w:r>
        <w:rPr>
          <w:sz w:val="20"/>
        </w:rPr>
        <w:t>the</w:t>
      </w:r>
      <w:r>
        <w:rPr>
          <w:spacing w:val="2"/>
          <w:sz w:val="20"/>
        </w:rPr>
        <w:t xml:space="preserve"> </w:t>
      </w:r>
      <w:r>
        <w:rPr>
          <w:sz w:val="20"/>
        </w:rPr>
        <w:t>requirement</w:t>
      </w:r>
      <w:r>
        <w:rPr>
          <w:spacing w:val="1"/>
          <w:sz w:val="20"/>
        </w:rPr>
        <w:t xml:space="preserve"> </w:t>
      </w:r>
      <w:r>
        <w:rPr>
          <w:spacing w:val="-2"/>
          <w:sz w:val="20"/>
        </w:rPr>
        <w:t>justifiable?</w:t>
      </w:r>
    </w:p>
    <w:p w14:paraId="65DB3B93" w14:textId="77777777" w:rsidR="00EC7641" w:rsidRDefault="007774D2">
      <w:pPr>
        <w:pStyle w:val="ListParagraph"/>
        <w:numPr>
          <w:ilvl w:val="1"/>
          <w:numId w:val="8"/>
        </w:numPr>
        <w:tabs>
          <w:tab w:val="left" w:pos="1794"/>
        </w:tabs>
        <w:spacing w:before="16" w:line="194" w:lineRule="auto"/>
        <w:ind w:right="1611"/>
        <w:rPr>
          <w:sz w:val="20"/>
        </w:rPr>
      </w:pPr>
      <w:r>
        <w:rPr>
          <w:sz w:val="20"/>
        </w:rPr>
        <w:t xml:space="preserve">Have the potential policy implications of the requirement been identified and </w:t>
      </w:r>
      <w:r>
        <w:rPr>
          <w:spacing w:val="-2"/>
          <w:sz w:val="20"/>
        </w:rPr>
        <w:t>addressed?</w:t>
      </w:r>
    </w:p>
    <w:p w14:paraId="268958B6" w14:textId="77777777" w:rsidR="00EC7641" w:rsidRDefault="007774D2">
      <w:pPr>
        <w:pStyle w:val="ListParagraph"/>
        <w:numPr>
          <w:ilvl w:val="1"/>
          <w:numId w:val="8"/>
        </w:numPr>
        <w:tabs>
          <w:tab w:val="left" w:pos="1794"/>
        </w:tabs>
        <w:spacing w:line="196" w:lineRule="auto"/>
        <w:ind w:right="1376"/>
        <w:jc w:val="both"/>
        <w:rPr>
          <w:sz w:val="20"/>
        </w:rPr>
      </w:pPr>
      <w:r>
        <w:rPr>
          <w:sz w:val="20"/>
        </w:rPr>
        <w:t>Is there broad consensus on this requirement among Code users representing all facets of the design and construction industries as well as among provincial and territorial governments?</w:t>
      </w:r>
    </w:p>
    <w:p w14:paraId="7E1CFD94" w14:textId="77777777" w:rsidR="00EC7641" w:rsidRDefault="00EC7641">
      <w:pPr>
        <w:pStyle w:val="BodyText"/>
        <w:rPr>
          <w:sz w:val="17"/>
        </w:rPr>
      </w:pPr>
    </w:p>
    <w:p w14:paraId="39391133" w14:textId="77777777" w:rsidR="00EC7641" w:rsidRDefault="007774D2">
      <w:pPr>
        <w:pStyle w:val="BodyText"/>
        <w:ind w:left="1313"/>
      </w:pPr>
      <w:r>
        <w:t>Guidelines</w:t>
      </w:r>
      <w:r>
        <w:rPr>
          <w:spacing w:val="-2"/>
        </w:rPr>
        <w:t xml:space="preserve"> </w:t>
      </w:r>
      <w:r>
        <w:t>for</w:t>
      </w:r>
      <w:r>
        <w:rPr>
          <w:spacing w:val="-1"/>
        </w:rPr>
        <w:t xml:space="preserve"> </w:t>
      </w:r>
      <w:r>
        <w:t>requesting</w:t>
      </w:r>
      <w:r>
        <w:rPr>
          <w:spacing w:val="-1"/>
        </w:rPr>
        <w:t xml:space="preserve"> </w:t>
      </w:r>
      <w:r>
        <w:t>changes</w:t>
      </w:r>
      <w:r>
        <w:rPr>
          <w:spacing w:val="-2"/>
        </w:rPr>
        <w:t xml:space="preserve"> </w:t>
      </w:r>
      <w:r>
        <w:t>to the NBC</w:t>
      </w:r>
      <w:r>
        <w:rPr>
          <w:spacing w:val="-2"/>
        </w:rPr>
        <w:t xml:space="preserve"> </w:t>
      </w:r>
      <w:r>
        <w:t>are</w:t>
      </w:r>
      <w:r>
        <w:rPr>
          <w:spacing w:val="-1"/>
        </w:rPr>
        <w:t xml:space="preserve"> </w:t>
      </w:r>
      <w:r>
        <w:t>available on</w:t>
      </w:r>
      <w:r>
        <w:rPr>
          <w:spacing w:val="-2"/>
        </w:rPr>
        <w:t xml:space="preserve"> </w:t>
      </w:r>
      <w:r>
        <w:t>the</w:t>
      </w:r>
      <w:r>
        <w:rPr>
          <w:spacing w:val="-1"/>
        </w:rPr>
        <w:t xml:space="preserve"> </w:t>
      </w:r>
      <w:r>
        <w:t>NRC's</w:t>
      </w:r>
      <w:r>
        <w:rPr>
          <w:spacing w:val="-1"/>
        </w:rPr>
        <w:t xml:space="preserve"> </w:t>
      </w:r>
      <w:r>
        <w:rPr>
          <w:spacing w:val="-2"/>
        </w:rPr>
        <w:t>website.</w:t>
      </w:r>
    </w:p>
    <w:p w14:paraId="5D55A3DF" w14:textId="77777777" w:rsidR="00EC7641" w:rsidRDefault="00EC7641">
      <w:pPr>
        <w:pStyle w:val="BodyText"/>
        <w:spacing w:before="13"/>
        <w:rPr>
          <w:sz w:val="24"/>
        </w:rPr>
      </w:pPr>
    </w:p>
    <w:p w14:paraId="397C93C1" w14:textId="77777777" w:rsidR="00EC7641" w:rsidRDefault="007774D2">
      <w:pPr>
        <w:pStyle w:val="Heading2"/>
        <w:ind w:left="594"/>
      </w:pPr>
      <w:r>
        <w:t>Objective-Based</w:t>
      </w:r>
      <w:r>
        <w:rPr>
          <w:spacing w:val="-3"/>
        </w:rPr>
        <w:t xml:space="preserve"> </w:t>
      </w:r>
      <w:r>
        <w:t>Code</w:t>
      </w:r>
      <w:r>
        <w:rPr>
          <w:spacing w:val="-2"/>
        </w:rPr>
        <w:t xml:space="preserve"> Format</w:t>
      </w:r>
    </w:p>
    <w:p w14:paraId="7B3D229C" w14:textId="77777777" w:rsidR="00EC7641" w:rsidRDefault="007774D2">
      <w:pPr>
        <w:pStyle w:val="BodyText"/>
        <w:spacing w:before="222"/>
        <w:ind w:left="954"/>
        <w:rPr>
          <w:ins w:id="24" w:author="Watt, Stephen HOUS:EX" w:date="2023-05-08T08:48:00Z"/>
          <w:spacing w:val="-2"/>
        </w:rPr>
      </w:pPr>
      <w:r>
        <w:t>The</w:t>
      </w:r>
      <w:r>
        <w:rPr>
          <w:spacing w:val="-2"/>
        </w:rPr>
        <w:t xml:space="preserve"> </w:t>
      </w:r>
      <w:r>
        <w:t>NBC has</w:t>
      </w:r>
      <w:r>
        <w:rPr>
          <w:spacing w:val="1"/>
        </w:rPr>
        <w:t xml:space="preserve"> </w:t>
      </w:r>
      <w:r>
        <w:t>been</w:t>
      </w:r>
      <w:r>
        <w:rPr>
          <w:spacing w:val="-1"/>
        </w:rPr>
        <w:t xml:space="preserve"> </w:t>
      </w:r>
      <w:r>
        <w:t>published in an</w:t>
      </w:r>
      <w:r>
        <w:rPr>
          <w:spacing w:val="-1"/>
        </w:rPr>
        <w:t xml:space="preserve"> </w:t>
      </w:r>
      <w:r>
        <w:t>objective-based code format</w:t>
      </w:r>
      <w:r>
        <w:rPr>
          <w:spacing w:val="-1"/>
        </w:rPr>
        <w:t xml:space="preserve"> </w:t>
      </w:r>
      <w:r>
        <w:t>since</w:t>
      </w:r>
      <w:r>
        <w:rPr>
          <w:spacing w:val="-1"/>
        </w:rPr>
        <w:t xml:space="preserve"> </w:t>
      </w:r>
      <w:r>
        <w:rPr>
          <w:spacing w:val="-2"/>
        </w:rPr>
        <w:t>2005.</w:t>
      </w:r>
    </w:p>
    <w:p w14:paraId="32D04973" w14:textId="77777777" w:rsidR="00677C77" w:rsidRDefault="00677C77" w:rsidP="00677C77">
      <w:pPr>
        <w:pStyle w:val="BodyText"/>
        <w:ind w:left="954"/>
      </w:pPr>
    </w:p>
    <w:tbl>
      <w:tblPr>
        <w:tblStyle w:val="TableGrid"/>
        <w:tblW w:w="0" w:type="auto"/>
        <w:tblInd w:w="846" w:type="dxa"/>
        <w:tblLook w:val="04A0" w:firstRow="1" w:lastRow="0" w:firstColumn="1" w:lastColumn="0" w:noHBand="0" w:noVBand="1"/>
      </w:tblPr>
      <w:tblGrid>
        <w:gridCol w:w="9464"/>
      </w:tblGrid>
      <w:tr w:rsidR="00677C77" w14:paraId="06929B7B" w14:textId="77777777" w:rsidTr="00CD2324">
        <w:trPr>
          <w:ins w:id="25" w:author="Watt, Stephen HOUS:EX" w:date="2023-05-08T08:48:00Z"/>
        </w:trPr>
        <w:tc>
          <w:tcPr>
            <w:tcW w:w="9464" w:type="dxa"/>
          </w:tcPr>
          <w:p w14:paraId="0CC54271" w14:textId="25A1E9B7" w:rsidR="00677C77" w:rsidRDefault="00677C77" w:rsidP="00677C77">
            <w:pPr>
              <w:pStyle w:val="BodyText"/>
              <w:rPr>
                <w:ins w:id="26" w:author="Watt, Stephen HOUS:EX" w:date="2023-05-08T08:48:00Z"/>
                <w:sz w:val="19"/>
              </w:rPr>
            </w:pPr>
            <w:ins w:id="27" w:author="Watt, Stephen HOUS:EX" w:date="2023-05-08T08:50:00Z">
              <w:r>
                <w:t>The 2006 BCBC (including plumbing services as Part 7) and the 2006 BCFC were the first objective-based codes adopted by the Province of British Columbia. The following relates also to Book II (Plumbing Systems), of this Code.</w:t>
              </w:r>
            </w:ins>
          </w:p>
        </w:tc>
      </w:tr>
    </w:tbl>
    <w:p w14:paraId="7365B028" w14:textId="77777777" w:rsidR="00EC7641" w:rsidRDefault="00EC7641">
      <w:pPr>
        <w:pStyle w:val="BodyText"/>
        <w:spacing w:before="4"/>
        <w:rPr>
          <w:sz w:val="19"/>
        </w:rPr>
      </w:pPr>
    </w:p>
    <w:p w14:paraId="1F23E78B" w14:textId="77777777" w:rsidR="00EC7641" w:rsidRDefault="007774D2">
      <w:pPr>
        <w:pStyle w:val="BodyText"/>
        <w:spacing w:before="1" w:line="194" w:lineRule="auto"/>
        <w:ind w:left="954" w:right="1147"/>
      </w:pPr>
      <w:r>
        <w:t>As</w:t>
      </w:r>
      <w:r>
        <w:rPr>
          <w:spacing w:val="-1"/>
        </w:rPr>
        <w:t xml:space="preserve"> </w:t>
      </w:r>
      <w:r>
        <w:t>described in</w:t>
      </w:r>
      <w:r>
        <w:rPr>
          <w:spacing w:val="-1"/>
        </w:rPr>
        <w:t xml:space="preserve"> </w:t>
      </w:r>
      <w:r>
        <w:t>more</w:t>
      </w:r>
      <w:r>
        <w:rPr>
          <w:spacing w:val="-1"/>
        </w:rPr>
        <w:t xml:space="preserve"> </w:t>
      </w:r>
      <w:r>
        <w:t>detail</w:t>
      </w:r>
      <w:r>
        <w:rPr>
          <w:spacing w:val="-1"/>
        </w:rPr>
        <w:t xml:space="preserve"> </w:t>
      </w:r>
      <w:r>
        <w:t>in</w:t>
      </w:r>
      <w:r>
        <w:rPr>
          <w:spacing w:val="-1"/>
        </w:rPr>
        <w:t xml:space="preserve"> </w:t>
      </w:r>
      <w:r>
        <w:t>the</w:t>
      </w:r>
      <w:r>
        <w:rPr>
          <w:spacing w:val="-2"/>
        </w:rPr>
        <w:t xml:space="preserve"> </w:t>
      </w:r>
      <w:r>
        <w:t>section</w:t>
      </w:r>
      <w:r>
        <w:rPr>
          <w:spacing w:val="-1"/>
        </w:rPr>
        <w:t xml:space="preserve"> </w:t>
      </w:r>
      <w:r>
        <w:t>entitled Structure</w:t>
      </w:r>
      <w:r>
        <w:rPr>
          <w:spacing w:val="-1"/>
        </w:rPr>
        <w:t xml:space="preserve"> </w:t>
      </w:r>
      <w:r>
        <w:t>of</w:t>
      </w:r>
      <w:r>
        <w:rPr>
          <w:spacing w:val="-2"/>
        </w:rPr>
        <w:t xml:space="preserve"> </w:t>
      </w:r>
      <w:r>
        <w:t>the</w:t>
      </w:r>
      <w:r>
        <w:rPr>
          <w:spacing w:val="-1"/>
        </w:rPr>
        <w:t xml:space="preserve"> </w:t>
      </w:r>
      <w:r>
        <w:t>NBC,</w:t>
      </w:r>
      <w:r>
        <w:rPr>
          <w:spacing w:val="-2"/>
        </w:rPr>
        <w:t xml:space="preserve"> </w:t>
      </w:r>
      <w:r>
        <w:t>the</w:t>
      </w:r>
      <w:r>
        <w:rPr>
          <w:spacing w:val="-2"/>
        </w:rPr>
        <w:t xml:space="preserve"> </w:t>
      </w:r>
      <w:r>
        <w:t>Code</w:t>
      </w:r>
      <w:r>
        <w:rPr>
          <w:spacing w:val="-1"/>
        </w:rPr>
        <w:t xml:space="preserve"> </w:t>
      </w:r>
      <w:r>
        <w:t>comprises three Divisions:</w:t>
      </w:r>
    </w:p>
    <w:p w14:paraId="3F768076" w14:textId="77777777" w:rsidR="00EC7641" w:rsidRDefault="007774D2">
      <w:pPr>
        <w:pStyle w:val="ListParagraph"/>
        <w:numPr>
          <w:ilvl w:val="0"/>
          <w:numId w:val="7"/>
        </w:numPr>
        <w:tabs>
          <w:tab w:val="left" w:pos="1434"/>
        </w:tabs>
        <w:spacing w:line="196" w:lineRule="auto"/>
        <w:ind w:right="1733"/>
        <w:rPr>
          <w:sz w:val="20"/>
        </w:rPr>
      </w:pPr>
      <w:r>
        <w:rPr>
          <w:sz w:val="20"/>
        </w:rPr>
        <w:t>Division A, which defines the scope of the Code and contains the objectives, the functional statements and the conditions necessary to achieve compliance;</w:t>
      </w:r>
    </w:p>
    <w:p w14:paraId="402AF4DA" w14:textId="77777777" w:rsidR="00EC7641" w:rsidRDefault="007774D2">
      <w:pPr>
        <w:pStyle w:val="ListParagraph"/>
        <w:numPr>
          <w:ilvl w:val="0"/>
          <w:numId w:val="7"/>
        </w:numPr>
        <w:tabs>
          <w:tab w:val="left" w:pos="1434"/>
        </w:tabs>
        <w:spacing w:line="196" w:lineRule="auto"/>
        <w:ind w:right="1423"/>
        <w:rPr>
          <w:sz w:val="20"/>
        </w:rPr>
      </w:pPr>
      <w:r>
        <w:rPr>
          <w:sz w:val="20"/>
        </w:rPr>
        <w:t>Division B, which contains acceptable solutions (commonly referred to as “technical requirements”) deemed to satisfy the objectives and functional statements listed in Division A; and</w:t>
      </w:r>
    </w:p>
    <w:p w14:paraId="4B001BB2" w14:textId="77777777" w:rsidR="00EC7641" w:rsidRDefault="007774D2">
      <w:pPr>
        <w:pStyle w:val="ListParagraph"/>
        <w:numPr>
          <w:ilvl w:val="0"/>
          <w:numId w:val="7"/>
        </w:numPr>
        <w:tabs>
          <w:tab w:val="left" w:pos="1434"/>
        </w:tabs>
        <w:spacing w:line="228" w:lineRule="exact"/>
        <w:ind w:left="1434"/>
        <w:rPr>
          <w:sz w:val="20"/>
        </w:rPr>
      </w:pPr>
      <w:r>
        <w:rPr>
          <w:sz w:val="20"/>
        </w:rPr>
        <w:t>Division</w:t>
      </w:r>
      <w:r>
        <w:rPr>
          <w:spacing w:val="2"/>
          <w:sz w:val="20"/>
        </w:rPr>
        <w:t xml:space="preserve"> </w:t>
      </w:r>
      <w:r>
        <w:rPr>
          <w:sz w:val="20"/>
        </w:rPr>
        <w:t>C,</w:t>
      </w:r>
      <w:r>
        <w:rPr>
          <w:spacing w:val="2"/>
          <w:sz w:val="20"/>
        </w:rPr>
        <w:t xml:space="preserve"> </w:t>
      </w:r>
      <w:r>
        <w:rPr>
          <w:sz w:val="20"/>
        </w:rPr>
        <w:t>which</w:t>
      </w:r>
      <w:r>
        <w:rPr>
          <w:spacing w:val="3"/>
          <w:sz w:val="20"/>
        </w:rPr>
        <w:t xml:space="preserve"> </w:t>
      </w:r>
      <w:r>
        <w:rPr>
          <w:sz w:val="20"/>
        </w:rPr>
        <w:t>contains</w:t>
      </w:r>
      <w:r>
        <w:rPr>
          <w:spacing w:val="3"/>
          <w:sz w:val="20"/>
        </w:rPr>
        <w:t xml:space="preserve"> </w:t>
      </w:r>
      <w:r>
        <w:rPr>
          <w:sz w:val="20"/>
        </w:rPr>
        <w:t>administrative</w:t>
      </w:r>
      <w:r>
        <w:rPr>
          <w:spacing w:val="2"/>
          <w:sz w:val="20"/>
        </w:rPr>
        <w:t xml:space="preserve"> </w:t>
      </w:r>
      <w:r>
        <w:rPr>
          <w:spacing w:val="-2"/>
          <w:sz w:val="20"/>
        </w:rPr>
        <w:t>provisions.</w:t>
      </w:r>
    </w:p>
    <w:p w14:paraId="5E3366F6" w14:textId="77777777" w:rsidR="00EC7641" w:rsidRDefault="00EC7641">
      <w:pPr>
        <w:pStyle w:val="BodyText"/>
        <w:spacing w:before="2"/>
        <w:rPr>
          <w:sz w:val="16"/>
        </w:rPr>
      </w:pPr>
    </w:p>
    <w:p w14:paraId="7501C966" w14:textId="77777777" w:rsidR="00EC7641" w:rsidRDefault="007774D2">
      <w:pPr>
        <w:pStyle w:val="BodyText"/>
        <w:spacing w:before="1" w:line="245" w:lineRule="exact"/>
        <w:ind w:left="953"/>
      </w:pPr>
      <w:r>
        <w:t>Most</w:t>
      </w:r>
      <w:r>
        <w:rPr>
          <w:spacing w:val="-2"/>
        </w:rPr>
        <w:t xml:space="preserve"> </w:t>
      </w:r>
      <w:r>
        <w:t>of the requirements</w:t>
      </w:r>
      <w:r>
        <w:rPr>
          <w:spacing w:val="-1"/>
        </w:rPr>
        <w:t xml:space="preserve"> </w:t>
      </w:r>
      <w:r>
        <w:t>in Division</w:t>
      </w:r>
      <w:r>
        <w:rPr>
          <w:spacing w:val="-2"/>
        </w:rPr>
        <w:t xml:space="preserve"> </w:t>
      </w:r>
      <w:r>
        <w:t>B are</w:t>
      </w:r>
      <w:r>
        <w:rPr>
          <w:spacing w:val="-1"/>
        </w:rPr>
        <w:t xml:space="preserve"> </w:t>
      </w:r>
      <w:r>
        <w:t>linked to three types</w:t>
      </w:r>
      <w:r>
        <w:rPr>
          <w:spacing w:val="-1"/>
        </w:rPr>
        <w:t xml:space="preserve"> </w:t>
      </w:r>
      <w:r>
        <w:t xml:space="preserve">of </w:t>
      </w:r>
      <w:r>
        <w:rPr>
          <w:spacing w:val="-2"/>
        </w:rPr>
        <w:t>information:</w:t>
      </w:r>
    </w:p>
    <w:p w14:paraId="60984CAF" w14:textId="77777777" w:rsidR="00EC7641" w:rsidRDefault="007774D2">
      <w:pPr>
        <w:pStyle w:val="ListParagraph"/>
        <w:numPr>
          <w:ilvl w:val="0"/>
          <w:numId w:val="7"/>
        </w:numPr>
        <w:tabs>
          <w:tab w:val="left" w:pos="1434"/>
        </w:tabs>
        <w:spacing w:before="15" w:line="194" w:lineRule="auto"/>
        <w:ind w:right="1457"/>
        <w:rPr>
          <w:sz w:val="20"/>
        </w:rPr>
      </w:pPr>
      <w:r>
        <w:rPr>
          <w:sz w:val="20"/>
        </w:rPr>
        <w:t>objectives (Code objectives,</w:t>
      </w:r>
      <w:r>
        <w:rPr>
          <w:spacing w:val="-1"/>
          <w:sz w:val="20"/>
        </w:rPr>
        <w:t xml:space="preserve"> </w:t>
      </w:r>
      <w:r>
        <w:rPr>
          <w:sz w:val="20"/>
        </w:rPr>
        <w:t>such as safety or health,</w:t>
      </w:r>
      <w:r>
        <w:rPr>
          <w:spacing w:val="-1"/>
          <w:sz w:val="20"/>
        </w:rPr>
        <w:t xml:space="preserve"> </w:t>
      </w:r>
      <w:r>
        <w:rPr>
          <w:sz w:val="20"/>
        </w:rPr>
        <w:t>which individual requirements help to address),</w:t>
      </w:r>
    </w:p>
    <w:p w14:paraId="4DC2AE83" w14:textId="77777777" w:rsidR="00EC7641" w:rsidRDefault="007774D2">
      <w:pPr>
        <w:pStyle w:val="ListParagraph"/>
        <w:numPr>
          <w:ilvl w:val="0"/>
          <w:numId w:val="7"/>
        </w:numPr>
        <w:tabs>
          <w:tab w:val="left" w:pos="1434"/>
        </w:tabs>
        <w:spacing w:line="196" w:lineRule="auto"/>
        <w:ind w:right="1591"/>
        <w:rPr>
          <w:sz w:val="20"/>
        </w:rPr>
      </w:pPr>
      <w:r>
        <w:rPr>
          <w:sz w:val="20"/>
        </w:rPr>
        <w:lastRenderedPageBreak/>
        <w:t>functional statements (statements of the functions of the building that a particular requirement helps to achieve), and</w:t>
      </w:r>
    </w:p>
    <w:p w14:paraId="40ADC8BB" w14:textId="77777777" w:rsidR="00EC7641" w:rsidRDefault="007774D2">
      <w:pPr>
        <w:pStyle w:val="ListParagraph"/>
        <w:numPr>
          <w:ilvl w:val="0"/>
          <w:numId w:val="7"/>
        </w:numPr>
        <w:tabs>
          <w:tab w:val="left" w:pos="1434"/>
        </w:tabs>
        <w:spacing w:line="230" w:lineRule="exact"/>
        <w:rPr>
          <w:sz w:val="20"/>
        </w:rPr>
      </w:pPr>
      <w:r>
        <w:rPr>
          <w:sz w:val="20"/>
        </w:rPr>
        <w:t>intent</w:t>
      </w:r>
      <w:r>
        <w:rPr>
          <w:spacing w:val="-1"/>
          <w:sz w:val="20"/>
        </w:rPr>
        <w:t xml:space="preserve"> </w:t>
      </w:r>
      <w:r>
        <w:rPr>
          <w:sz w:val="20"/>
        </w:rPr>
        <w:t>statements (detailed statements of the</w:t>
      </w:r>
      <w:r>
        <w:rPr>
          <w:spacing w:val="-1"/>
          <w:sz w:val="20"/>
        </w:rPr>
        <w:t xml:space="preserve"> </w:t>
      </w:r>
      <w:r>
        <w:rPr>
          <w:sz w:val="20"/>
        </w:rPr>
        <w:t>specific</w:t>
      </w:r>
      <w:r>
        <w:rPr>
          <w:spacing w:val="1"/>
          <w:sz w:val="20"/>
        </w:rPr>
        <w:t xml:space="preserve"> </w:t>
      </w:r>
      <w:r>
        <w:rPr>
          <w:sz w:val="20"/>
        </w:rPr>
        <w:t xml:space="preserve">intent of the </w:t>
      </w:r>
      <w:r>
        <w:rPr>
          <w:spacing w:val="-2"/>
          <w:sz w:val="20"/>
        </w:rPr>
        <w:t>requirement).</w:t>
      </w:r>
    </w:p>
    <w:p w14:paraId="65FA9269" w14:textId="77777777" w:rsidR="00EC7641" w:rsidRDefault="00EC7641">
      <w:pPr>
        <w:spacing w:line="230" w:lineRule="exact"/>
        <w:rPr>
          <w:sz w:val="20"/>
        </w:rPr>
        <w:sectPr w:rsidR="00EC7641">
          <w:pgSz w:w="12240" w:h="15840"/>
          <w:pgMar w:top="1320" w:right="1080" w:bottom="420" w:left="840" w:header="374" w:footer="239" w:gutter="0"/>
          <w:cols w:space="720"/>
        </w:sectPr>
      </w:pPr>
    </w:p>
    <w:p w14:paraId="58CFB63C" w14:textId="77777777" w:rsidR="00EC7641" w:rsidRDefault="007774D2">
      <w:pPr>
        <w:pStyle w:val="Heading3"/>
        <w:spacing w:before="120"/>
        <w:ind w:left="474"/>
      </w:pPr>
      <w:r>
        <w:rPr>
          <w:spacing w:val="-2"/>
        </w:rPr>
        <w:lastRenderedPageBreak/>
        <w:t>Objectives</w:t>
      </w:r>
    </w:p>
    <w:p w14:paraId="338F11CF" w14:textId="77777777" w:rsidR="00EC7641" w:rsidRDefault="007774D2">
      <w:pPr>
        <w:pStyle w:val="BodyText"/>
        <w:spacing w:before="172"/>
        <w:ind w:left="834"/>
      </w:pPr>
      <w:r>
        <w:t>The</w:t>
      </w:r>
      <w:r>
        <w:rPr>
          <w:spacing w:val="-1"/>
        </w:rPr>
        <w:t xml:space="preserve"> </w:t>
      </w:r>
      <w:r>
        <w:t>NBC's objectives</w:t>
      </w:r>
      <w:r>
        <w:rPr>
          <w:spacing w:val="1"/>
        </w:rPr>
        <w:t xml:space="preserve"> </w:t>
      </w:r>
      <w:r>
        <w:t>are</w:t>
      </w:r>
      <w:r>
        <w:rPr>
          <w:spacing w:val="1"/>
        </w:rPr>
        <w:t xml:space="preserve"> </w:t>
      </w:r>
      <w:r>
        <w:t>fully</w:t>
      </w:r>
      <w:r>
        <w:rPr>
          <w:spacing w:val="1"/>
        </w:rPr>
        <w:t xml:space="preserve"> </w:t>
      </w:r>
      <w:r>
        <w:t>defined</w:t>
      </w:r>
      <w:r>
        <w:rPr>
          <w:spacing w:val="1"/>
        </w:rPr>
        <w:t xml:space="preserve"> </w:t>
      </w:r>
      <w:r>
        <w:t>in</w:t>
      </w:r>
      <w:r>
        <w:rPr>
          <w:spacing w:val="1"/>
        </w:rPr>
        <w:t xml:space="preserve"> </w:t>
      </w:r>
      <w:r>
        <w:t>Section 2.2. of</w:t>
      </w:r>
      <w:r>
        <w:rPr>
          <w:spacing w:val="1"/>
        </w:rPr>
        <w:t xml:space="preserve"> </w:t>
      </w:r>
      <w:r>
        <w:t>Division</w:t>
      </w:r>
      <w:r>
        <w:rPr>
          <w:spacing w:val="1"/>
        </w:rPr>
        <w:t xml:space="preserve"> </w:t>
      </w:r>
      <w:r>
        <w:rPr>
          <w:spacing w:val="-5"/>
        </w:rPr>
        <w:t>A.</w:t>
      </w:r>
    </w:p>
    <w:p w14:paraId="12AB0F43" w14:textId="77777777" w:rsidR="00EC7641" w:rsidRDefault="00EC7641">
      <w:pPr>
        <w:pStyle w:val="BodyText"/>
        <w:spacing w:before="10"/>
        <w:rPr>
          <w:sz w:val="14"/>
        </w:rPr>
      </w:pPr>
    </w:p>
    <w:p w14:paraId="477547BE" w14:textId="77777777" w:rsidR="00EC7641" w:rsidRDefault="007774D2">
      <w:pPr>
        <w:pStyle w:val="BodyText"/>
        <w:spacing w:line="196" w:lineRule="auto"/>
        <w:ind w:left="834" w:right="1631"/>
      </w:pPr>
      <w:r>
        <w:t>The</w:t>
      </w:r>
      <w:r>
        <w:rPr>
          <w:spacing w:val="-3"/>
        </w:rPr>
        <w:t xml:space="preserve"> </w:t>
      </w:r>
      <w:r>
        <w:t>objectives</w:t>
      </w:r>
      <w:r>
        <w:rPr>
          <w:spacing w:val="-3"/>
        </w:rPr>
        <w:t xml:space="preserve"> </w:t>
      </w:r>
      <w:r>
        <w:t>describe,</w:t>
      </w:r>
      <w:r>
        <w:rPr>
          <w:spacing w:val="-3"/>
        </w:rPr>
        <w:t xml:space="preserve"> </w:t>
      </w:r>
      <w:r>
        <w:t>in</w:t>
      </w:r>
      <w:r>
        <w:rPr>
          <w:spacing w:val="-3"/>
        </w:rPr>
        <w:t xml:space="preserve"> </w:t>
      </w:r>
      <w:r>
        <w:t>broad</w:t>
      </w:r>
      <w:r>
        <w:rPr>
          <w:spacing w:val="-3"/>
        </w:rPr>
        <w:t xml:space="preserve"> </w:t>
      </w:r>
      <w:r>
        <w:t>terms,</w:t>
      </w:r>
      <w:r>
        <w:rPr>
          <w:spacing w:val="-3"/>
        </w:rPr>
        <w:t xml:space="preserve"> </w:t>
      </w:r>
      <w:r>
        <w:t>the</w:t>
      </w:r>
      <w:r>
        <w:rPr>
          <w:spacing w:val="-3"/>
        </w:rPr>
        <w:t xml:space="preserve"> </w:t>
      </w:r>
      <w:r>
        <w:t>overall</w:t>
      </w:r>
      <w:r>
        <w:rPr>
          <w:spacing w:val="-3"/>
        </w:rPr>
        <w:t xml:space="preserve"> </w:t>
      </w:r>
      <w:r>
        <w:t>goals</w:t>
      </w:r>
      <w:r>
        <w:rPr>
          <w:spacing w:val="-3"/>
        </w:rPr>
        <w:t xml:space="preserve"> </w:t>
      </w:r>
      <w:r>
        <w:t>that</w:t>
      </w:r>
      <w:r>
        <w:rPr>
          <w:spacing w:val="-4"/>
        </w:rPr>
        <w:t xml:space="preserve"> </w:t>
      </w:r>
      <w:r>
        <w:t>the</w:t>
      </w:r>
      <w:r>
        <w:rPr>
          <w:spacing w:val="-3"/>
        </w:rPr>
        <w:t xml:space="preserve"> </w:t>
      </w:r>
      <w:r>
        <w:t>NBC's</w:t>
      </w:r>
      <w:r>
        <w:rPr>
          <w:spacing w:val="-3"/>
        </w:rPr>
        <w:t xml:space="preserve"> </w:t>
      </w:r>
      <w:r>
        <w:t>requirements</w:t>
      </w:r>
      <w:r>
        <w:rPr>
          <w:spacing w:val="-3"/>
        </w:rPr>
        <w:t xml:space="preserve"> </w:t>
      </w:r>
      <w:r>
        <w:t>are intended to achieve. They serve to define the boundaries of the subject areas the Code addresses. However, the Code does not address all the issues that might be considered</w:t>
      </w:r>
      <w:r>
        <w:rPr>
          <w:spacing w:val="40"/>
        </w:rPr>
        <w:t xml:space="preserve"> </w:t>
      </w:r>
      <w:r>
        <w:t>to fall within those boundaries.</w:t>
      </w:r>
    </w:p>
    <w:p w14:paraId="794E2C05" w14:textId="77777777" w:rsidR="00EC7641" w:rsidRDefault="00EC7641">
      <w:pPr>
        <w:pStyle w:val="BodyText"/>
        <w:spacing w:before="3"/>
        <w:rPr>
          <w:sz w:val="15"/>
        </w:rPr>
      </w:pPr>
    </w:p>
    <w:p w14:paraId="46FBC084" w14:textId="77777777" w:rsidR="00EC7641" w:rsidRDefault="007774D2">
      <w:pPr>
        <w:pStyle w:val="BodyText"/>
        <w:spacing w:line="196" w:lineRule="auto"/>
        <w:ind w:left="834" w:right="1658"/>
      </w:pPr>
      <w:r>
        <w:t>The objectives describe undesirable situations and their consequences, which the Code aims to prevent from occurring in buildings. The wording of most of the definitions of the</w:t>
      </w:r>
      <w:r>
        <w:rPr>
          <w:spacing w:val="-3"/>
        </w:rPr>
        <w:t xml:space="preserve"> </w:t>
      </w:r>
      <w:r>
        <w:t>objectives</w:t>
      </w:r>
      <w:r>
        <w:rPr>
          <w:spacing w:val="-4"/>
        </w:rPr>
        <w:t xml:space="preserve"> </w:t>
      </w:r>
      <w:r>
        <w:t>includes</w:t>
      </w:r>
      <w:r>
        <w:rPr>
          <w:spacing w:val="-4"/>
        </w:rPr>
        <w:t xml:space="preserve"> </w:t>
      </w:r>
      <w:r>
        <w:t>two</w:t>
      </w:r>
      <w:r>
        <w:rPr>
          <w:spacing w:val="-3"/>
        </w:rPr>
        <w:t xml:space="preserve"> </w:t>
      </w:r>
      <w:r>
        <w:t>key</w:t>
      </w:r>
      <w:r>
        <w:rPr>
          <w:spacing w:val="-2"/>
        </w:rPr>
        <w:t xml:space="preserve"> </w:t>
      </w:r>
      <w:r>
        <w:t>phrases:</w:t>
      </w:r>
      <w:r>
        <w:rPr>
          <w:spacing w:val="-3"/>
        </w:rPr>
        <w:t xml:space="preserve"> </w:t>
      </w:r>
      <w:r>
        <w:t>“limit</w:t>
      </w:r>
      <w:r>
        <w:rPr>
          <w:spacing w:val="-4"/>
        </w:rPr>
        <w:t xml:space="preserve"> </w:t>
      </w:r>
      <w:r>
        <w:t>the</w:t>
      </w:r>
      <w:r>
        <w:rPr>
          <w:spacing w:val="-4"/>
        </w:rPr>
        <w:t xml:space="preserve"> </w:t>
      </w:r>
      <w:r>
        <w:t>probability”</w:t>
      </w:r>
      <w:r>
        <w:rPr>
          <w:spacing w:val="-3"/>
        </w:rPr>
        <w:t xml:space="preserve"> </w:t>
      </w:r>
      <w:r>
        <w:t>and</w:t>
      </w:r>
      <w:r>
        <w:rPr>
          <w:spacing w:val="-2"/>
        </w:rPr>
        <w:t xml:space="preserve"> </w:t>
      </w:r>
      <w:r>
        <w:t>“unacceptable</w:t>
      </w:r>
      <w:r>
        <w:rPr>
          <w:spacing w:val="-3"/>
        </w:rPr>
        <w:t xml:space="preserve"> </w:t>
      </w:r>
      <w:r>
        <w:t>risk.” The phrase “limit the probability” is used to acknowledge that the NBC cannot entirely prevent those undesirable situations from happening. The phrase “unacceptable risk” acknowledges that the NBC cannot eliminate all risk: the “acceptable risk” is the risk remaining once compliance with the Code has been achieved.</w:t>
      </w:r>
    </w:p>
    <w:p w14:paraId="431555CE" w14:textId="77777777" w:rsidR="00EC7641" w:rsidRDefault="00EC7641">
      <w:pPr>
        <w:pStyle w:val="BodyText"/>
        <w:spacing w:before="3"/>
        <w:rPr>
          <w:sz w:val="15"/>
        </w:rPr>
      </w:pPr>
    </w:p>
    <w:p w14:paraId="24898F1D" w14:textId="77777777" w:rsidR="00EC7641" w:rsidRDefault="007774D2">
      <w:pPr>
        <w:pStyle w:val="BodyText"/>
        <w:spacing w:line="194" w:lineRule="auto"/>
        <w:ind w:left="834" w:right="1147"/>
      </w:pPr>
      <w:r>
        <w:t>The</w:t>
      </w:r>
      <w:r>
        <w:rPr>
          <w:spacing w:val="-3"/>
        </w:rPr>
        <w:t xml:space="preserve"> </w:t>
      </w:r>
      <w:r>
        <w:t>objectives</w:t>
      </w:r>
      <w:r>
        <w:rPr>
          <w:spacing w:val="-3"/>
        </w:rPr>
        <w:t xml:space="preserve"> </w:t>
      </w:r>
      <w:r>
        <w:t>are</w:t>
      </w:r>
      <w:r>
        <w:rPr>
          <w:spacing w:val="-3"/>
        </w:rPr>
        <w:t xml:space="preserve"> </w:t>
      </w:r>
      <w:r>
        <w:t>entirely</w:t>
      </w:r>
      <w:r>
        <w:rPr>
          <w:spacing w:val="-3"/>
        </w:rPr>
        <w:t xml:space="preserve"> </w:t>
      </w:r>
      <w:r>
        <w:t>qualitative</w:t>
      </w:r>
      <w:r>
        <w:rPr>
          <w:spacing w:val="-3"/>
        </w:rPr>
        <w:t xml:space="preserve"> </w:t>
      </w:r>
      <w:r>
        <w:t>and</w:t>
      </w:r>
      <w:r>
        <w:rPr>
          <w:spacing w:val="-3"/>
        </w:rPr>
        <w:t xml:space="preserve"> </w:t>
      </w:r>
      <w:r>
        <w:t>are</w:t>
      </w:r>
      <w:r>
        <w:rPr>
          <w:spacing w:val="-3"/>
        </w:rPr>
        <w:t xml:space="preserve"> </w:t>
      </w:r>
      <w:r>
        <w:t>not</w:t>
      </w:r>
      <w:r>
        <w:rPr>
          <w:spacing w:val="-3"/>
        </w:rPr>
        <w:t xml:space="preserve"> </w:t>
      </w:r>
      <w:r>
        <w:t>intended</w:t>
      </w:r>
      <w:r>
        <w:rPr>
          <w:spacing w:val="-3"/>
        </w:rPr>
        <w:t xml:space="preserve"> </w:t>
      </w:r>
      <w:r>
        <w:t>to</w:t>
      </w:r>
      <w:r>
        <w:rPr>
          <w:spacing w:val="-3"/>
        </w:rPr>
        <w:t xml:space="preserve"> </w:t>
      </w:r>
      <w:r>
        <w:t>be</w:t>
      </w:r>
      <w:r>
        <w:rPr>
          <w:spacing w:val="-3"/>
        </w:rPr>
        <w:t xml:space="preserve"> </w:t>
      </w:r>
      <w:r>
        <w:t>used</w:t>
      </w:r>
      <w:r>
        <w:rPr>
          <w:spacing w:val="-3"/>
        </w:rPr>
        <w:t xml:space="preserve"> </w:t>
      </w:r>
      <w:r>
        <w:t>on</w:t>
      </w:r>
      <w:r>
        <w:rPr>
          <w:spacing w:val="-3"/>
        </w:rPr>
        <w:t xml:space="preserve"> </w:t>
      </w:r>
      <w:r>
        <w:t>their</w:t>
      </w:r>
      <w:r>
        <w:rPr>
          <w:spacing w:val="-3"/>
        </w:rPr>
        <w:t xml:space="preserve"> </w:t>
      </w:r>
      <w:r>
        <w:t>own</w:t>
      </w:r>
      <w:r>
        <w:rPr>
          <w:spacing w:val="-3"/>
        </w:rPr>
        <w:t xml:space="preserve"> </w:t>
      </w:r>
      <w:r>
        <w:t>in</w:t>
      </w:r>
      <w:r>
        <w:rPr>
          <w:spacing w:val="-3"/>
        </w:rPr>
        <w:t xml:space="preserve"> </w:t>
      </w:r>
      <w:r>
        <w:t>the design and approval processes.</w:t>
      </w:r>
    </w:p>
    <w:p w14:paraId="4C4405C1" w14:textId="77777777" w:rsidR="00EC7641" w:rsidRDefault="00EC7641">
      <w:pPr>
        <w:pStyle w:val="BodyText"/>
        <w:spacing w:before="9"/>
        <w:rPr>
          <w:sz w:val="15"/>
        </w:rPr>
      </w:pPr>
    </w:p>
    <w:p w14:paraId="689D9C1F" w14:textId="77777777" w:rsidR="00EC7641" w:rsidRDefault="007774D2">
      <w:pPr>
        <w:pStyle w:val="BodyText"/>
        <w:spacing w:line="196" w:lineRule="auto"/>
        <w:ind w:left="834" w:right="1593"/>
        <w:rPr>
          <w:ins w:id="28" w:author="Watt, Stephen HOUS:EX" w:date="2023-05-08T08:54:00Z"/>
        </w:rPr>
      </w:pPr>
      <w:r>
        <w:t>The</w:t>
      </w:r>
      <w:r>
        <w:rPr>
          <w:spacing w:val="-1"/>
        </w:rPr>
        <w:t xml:space="preserve"> </w:t>
      </w:r>
      <w:r>
        <w:t>objectives attributed to</w:t>
      </w:r>
      <w:r>
        <w:rPr>
          <w:spacing w:val="-1"/>
        </w:rPr>
        <w:t xml:space="preserve"> </w:t>
      </w:r>
      <w:r>
        <w:t>the</w:t>
      </w:r>
      <w:r>
        <w:rPr>
          <w:spacing w:val="-1"/>
        </w:rPr>
        <w:t xml:space="preserve"> </w:t>
      </w:r>
      <w:r>
        <w:t>requirements</w:t>
      </w:r>
      <w:r>
        <w:rPr>
          <w:spacing w:val="-2"/>
        </w:rPr>
        <w:t xml:space="preserve"> </w:t>
      </w:r>
      <w:r>
        <w:t>or</w:t>
      </w:r>
      <w:r>
        <w:rPr>
          <w:spacing w:val="-1"/>
        </w:rPr>
        <w:t xml:space="preserve"> </w:t>
      </w:r>
      <w:r>
        <w:t>portions of requirements</w:t>
      </w:r>
      <w:r>
        <w:rPr>
          <w:spacing w:val="-2"/>
        </w:rPr>
        <w:t xml:space="preserve"> </w:t>
      </w:r>
      <w:r>
        <w:t>in</w:t>
      </w:r>
      <w:r>
        <w:rPr>
          <w:spacing w:val="-1"/>
        </w:rPr>
        <w:t xml:space="preserve"> </w:t>
      </w:r>
      <w:r>
        <w:t>Division B are listed in a table following the provisions in each Part of Division B.</w:t>
      </w:r>
    </w:p>
    <w:p w14:paraId="568EFA47" w14:textId="77777777" w:rsidR="00677C77" w:rsidRDefault="00677C77">
      <w:pPr>
        <w:pStyle w:val="BodyText"/>
        <w:spacing w:line="196" w:lineRule="auto"/>
        <w:ind w:left="834" w:right="1593"/>
      </w:pPr>
    </w:p>
    <w:tbl>
      <w:tblPr>
        <w:tblStyle w:val="TableGrid"/>
        <w:tblW w:w="0" w:type="auto"/>
        <w:tblInd w:w="704" w:type="dxa"/>
        <w:tblLook w:val="04A0" w:firstRow="1" w:lastRow="0" w:firstColumn="1" w:lastColumn="0" w:noHBand="0" w:noVBand="1"/>
      </w:tblPr>
      <w:tblGrid>
        <w:gridCol w:w="9497"/>
      </w:tblGrid>
      <w:tr w:rsidR="00677C77" w14:paraId="6206A48E" w14:textId="77777777" w:rsidTr="00CD2324">
        <w:trPr>
          <w:ins w:id="29" w:author="Watt, Stephen HOUS:EX" w:date="2023-05-08T08:54:00Z"/>
        </w:trPr>
        <w:tc>
          <w:tcPr>
            <w:tcW w:w="9497" w:type="dxa"/>
          </w:tcPr>
          <w:p w14:paraId="78940812" w14:textId="6C774B0A" w:rsidR="00677C77" w:rsidRDefault="00677C77">
            <w:pPr>
              <w:pStyle w:val="BodyText"/>
              <w:spacing w:before="12"/>
              <w:rPr>
                <w:ins w:id="30" w:author="Watt, Stephen HOUS:EX" w:date="2023-05-08T08:54:00Z"/>
                <w:sz w:val="16"/>
              </w:rPr>
            </w:pPr>
            <w:ins w:id="31" w:author="Watt, Stephen HOUS:EX" w:date="2023-05-08T08:54:00Z">
              <w:r>
                <w:t>Objectives have also been attributed to any requirements specific to British Columbia.</w:t>
              </w:r>
            </w:ins>
          </w:p>
        </w:tc>
      </w:tr>
    </w:tbl>
    <w:p w14:paraId="017B3765" w14:textId="77777777" w:rsidR="00EC7641" w:rsidRDefault="00EC7641">
      <w:pPr>
        <w:pStyle w:val="BodyText"/>
        <w:spacing w:before="12"/>
        <w:rPr>
          <w:sz w:val="16"/>
        </w:rPr>
      </w:pPr>
    </w:p>
    <w:p w14:paraId="6F08C0E8" w14:textId="77777777" w:rsidR="00EC7641" w:rsidRDefault="007774D2">
      <w:pPr>
        <w:pStyle w:val="Heading3"/>
        <w:ind w:left="474"/>
      </w:pPr>
      <w:r>
        <w:t>Functional</w:t>
      </w:r>
      <w:r>
        <w:rPr>
          <w:spacing w:val="-14"/>
        </w:rPr>
        <w:t xml:space="preserve"> </w:t>
      </w:r>
      <w:r>
        <w:rPr>
          <w:spacing w:val="-2"/>
        </w:rPr>
        <w:t>Statements</w:t>
      </w:r>
    </w:p>
    <w:p w14:paraId="3DDD6C5C" w14:textId="77777777" w:rsidR="00EC7641" w:rsidRDefault="007774D2">
      <w:pPr>
        <w:pStyle w:val="BodyText"/>
        <w:spacing w:before="171"/>
        <w:ind w:left="834"/>
      </w:pPr>
      <w:r>
        <w:t>The NBC's</w:t>
      </w:r>
      <w:r>
        <w:rPr>
          <w:spacing w:val="1"/>
        </w:rPr>
        <w:t xml:space="preserve"> </w:t>
      </w:r>
      <w:r>
        <w:t>functional statements</w:t>
      </w:r>
      <w:r>
        <w:rPr>
          <w:spacing w:val="3"/>
        </w:rPr>
        <w:t xml:space="preserve"> </w:t>
      </w:r>
      <w:r>
        <w:t>are listed</w:t>
      </w:r>
      <w:r>
        <w:rPr>
          <w:spacing w:val="2"/>
        </w:rPr>
        <w:t xml:space="preserve"> </w:t>
      </w:r>
      <w:r>
        <w:t>in</w:t>
      </w:r>
      <w:r>
        <w:rPr>
          <w:spacing w:val="1"/>
        </w:rPr>
        <w:t xml:space="preserve"> </w:t>
      </w:r>
      <w:r>
        <w:t>Section 3.2.</w:t>
      </w:r>
      <w:r>
        <w:rPr>
          <w:spacing w:val="2"/>
        </w:rPr>
        <w:t xml:space="preserve"> </w:t>
      </w:r>
      <w:r>
        <w:t>of Division</w:t>
      </w:r>
      <w:r>
        <w:rPr>
          <w:spacing w:val="1"/>
        </w:rPr>
        <w:t xml:space="preserve"> </w:t>
      </w:r>
      <w:r>
        <w:rPr>
          <w:spacing w:val="-5"/>
        </w:rPr>
        <w:t>A.</w:t>
      </w:r>
    </w:p>
    <w:p w14:paraId="7292CFF9" w14:textId="77777777" w:rsidR="00EC7641" w:rsidRDefault="00EC7641">
      <w:pPr>
        <w:pStyle w:val="BodyText"/>
        <w:rPr>
          <w:sz w:val="15"/>
        </w:rPr>
      </w:pPr>
    </w:p>
    <w:p w14:paraId="05417966" w14:textId="77777777" w:rsidR="00EC7641" w:rsidRDefault="007774D2">
      <w:pPr>
        <w:pStyle w:val="BodyText"/>
        <w:spacing w:line="194" w:lineRule="auto"/>
        <w:ind w:left="833" w:right="1532"/>
      </w:pPr>
      <w:r>
        <w:t>The</w:t>
      </w:r>
      <w:r>
        <w:rPr>
          <w:spacing w:val="-4"/>
        </w:rPr>
        <w:t xml:space="preserve"> </w:t>
      </w:r>
      <w:r>
        <w:t>functional</w:t>
      </w:r>
      <w:r>
        <w:rPr>
          <w:spacing w:val="-4"/>
        </w:rPr>
        <w:t xml:space="preserve"> </w:t>
      </w:r>
      <w:r>
        <w:t>statements</w:t>
      </w:r>
      <w:r>
        <w:rPr>
          <w:spacing w:val="-3"/>
        </w:rPr>
        <w:t xml:space="preserve"> </w:t>
      </w:r>
      <w:r>
        <w:t>are</w:t>
      </w:r>
      <w:r>
        <w:rPr>
          <w:spacing w:val="-3"/>
        </w:rPr>
        <w:t xml:space="preserve"> </w:t>
      </w:r>
      <w:r>
        <w:t>more</w:t>
      </w:r>
      <w:r>
        <w:rPr>
          <w:spacing w:val="-3"/>
        </w:rPr>
        <w:t xml:space="preserve"> </w:t>
      </w:r>
      <w:r>
        <w:t>detailed</w:t>
      </w:r>
      <w:r>
        <w:rPr>
          <w:spacing w:val="-3"/>
        </w:rPr>
        <w:t xml:space="preserve"> </w:t>
      </w:r>
      <w:r>
        <w:t>than</w:t>
      </w:r>
      <w:r>
        <w:rPr>
          <w:spacing w:val="-3"/>
        </w:rPr>
        <w:t xml:space="preserve"> </w:t>
      </w:r>
      <w:r>
        <w:t>the</w:t>
      </w:r>
      <w:r>
        <w:rPr>
          <w:spacing w:val="-3"/>
        </w:rPr>
        <w:t xml:space="preserve"> </w:t>
      </w:r>
      <w:r>
        <w:t>objectives.</w:t>
      </w:r>
      <w:r>
        <w:rPr>
          <w:spacing w:val="-4"/>
        </w:rPr>
        <w:t xml:space="preserve"> </w:t>
      </w:r>
      <w:r>
        <w:t>They</w:t>
      </w:r>
      <w:r>
        <w:rPr>
          <w:spacing w:val="-3"/>
        </w:rPr>
        <w:t xml:space="preserve"> </w:t>
      </w:r>
      <w:r>
        <w:t>describe</w:t>
      </w:r>
      <w:r>
        <w:rPr>
          <w:spacing w:val="-3"/>
        </w:rPr>
        <w:t xml:space="preserve"> </w:t>
      </w:r>
      <w:r>
        <w:t>conditions in the building that help satisfy the objectives. The functional statements and the objectives are interconnected. There may be several functional statements related to any one objective, and a given functional statement may describe a function of the building that serves to achieve more than one objective.</w:t>
      </w:r>
    </w:p>
    <w:p w14:paraId="3BDAEDEF" w14:textId="77777777" w:rsidR="00EC7641" w:rsidRDefault="00EC7641">
      <w:pPr>
        <w:pStyle w:val="BodyText"/>
        <w:spacing w:before="1"/>
        <w:rPr>
          <w:sz w:val="16"/>
        </w:rPr>
      </w:pPr>
    </w:p>
    <w:p w14:paraId="58E6C649" w14:textId="77777777" w:rsidR="00EC7641" w:rsidRDefault="007774D2">
      <w:pPr>
        <w:pStyle w:val="BodyText"/>
        <w:spacing w:before="1" w:line="194" w:lineRule="auto"/>
        <w:ind w:left="833" w:right="1532"/>
      </w:pPr>
      <w:r>
        <w:t>Like</w:t>
      </w:r>
      <w:r>
        <w:rPr>
          <w:spacing w:val="-2"/>
        </w:rPr>
        <w:t xml:space="preserve"> </w:t>
      </w:r>
      <w:r>
        <w:t>objectives,</w:t>
      </w:r>
      <w:r>
        <w:rPr>
          <w:spacing w:val="-3"/>
        </w:rPr>
        <w:t xml:space="preserve"> </w:t>
      </w:r>
      <w:r>
        <w:t>functional</w:t>
      </w:r>
      <w:r>
        <w:rPr>
          <w:spacing w:val="-3"/>
        </w:rPr>
        <w:t xml:space="preserve"> </w:t>
      </w:r>
      <w:r>
        <w:t>statements</w:t>
      </w:r>
      <w:r>
        <w:rPr>
          <w:spacing w:val="-3"/>
        </w:rPr>
        <w:t xml:space="preserve"> </w:t>
      </w:r>
      <w:r>
        <w:t>are</w:t>
      </w:r>
      <w:r>
        <w:rPr>
          <w:spacing w:val="-2"/>
        </w:rPr>
        <w:t xml:space="preserve"> </w:t>
      </w:r>
      <w:r>
        <w:t>entirely</w:t>
      </w:r>
      <w:r>
        <w:rPr>
          <w:spacing w:val="-2"/>
        </w:rPr>
        <w:t xml:space="preserve"> </w:t>
      </w:r>
      <w:r>
        <w:t>qualitative</w:t>
      </w:r>
      <w:r>
        <w:rPr>
          <w:spacing w:val="-3"/>
        </w:rPr>
        <w:t xml:space="preserve"> </w:t>
      </w:r>
      <w:r>
        <w:t>and</w:t>
      </w:r>
      <w:r>
        <w:rPr>
          <w:spacing w:val="-2"/>
        </w:rPr>
        <w:t xml:space="preserve"> </w:t>
      </w:r>
      <w:r>
        <w:t>are</w:t>
      </w:r>
      <w:r>
        <w:rPr>
          <w:spacing w:val="-3"/>
        </w:rPr>
        <w:t xml:space="preserve"> </w:t>
      </w:r>
      <w:r>
        <w:t>not</w:t>
      </w:r>
      <w:r>
        <w:rPr>
          <w:spacing w:val="-2"/>
        </w:rPr>
        <w:t xml:space="preserve"> </w:t>
      </w:r>
      <w:r>
        <w:t>intended</w:t>
      </w:r>
      <w:r>
        <w:rPr>
          <w:spacing w:val="-2"/>
        </w:rPr>
        <w:t xml:space="preserve"> </w:t>
      </w:r>
      <w:r>
        <w:t>to</w:t>
      </w:r>
      <w:r>
        <w:rPr>
          <w:spacing w:val="-2"/>
        </w:rPr>
        <w:t xml:space="preserve"> </w:t>
      </w:r>
      <w:r>
        <w:t>be used on their own in the design and approval processes.</w:t>
      </w:r>
    </w:p>
    <w:p w14:paraId="2851BDE8" w14:textId="77777777" w:rsidR="00EC7641" w:rsidRDefault="00EC7641">
      <w:pPr>
        <w:pStyle w:val="BodyText"/>
        <w:spacing w:before="12"/>
        <w:rPr>
          <w:sz w:val="15"/>
        </w:rPr>
      </w:pPr>
    </w:p>
    <w:p w14:paraId="62EF2986" w14:textId="77777777" w:rsidR="00EC7641" w:rsidRDefault="007774D2">
      <w:pPr>
        <w:pStyle w:val="BodyText"/>
        <w:spacing w:line="194" w:lineRule="auto"/>
        <w:ind w:left="833" w:right="1061"/>
        <w:rPr>
          <w:ins w:id="32" w:author="Watt, Stephen HOUS:EX" w:date="2023-05-08T08:56:00Z"/>
        </w:rPr>
      </w:pPr>
      <w:r>
        <w:t>The</w:t>
      </w:r>
      <w:r>
        <w:rPr>
          <w:spacing w:val="-2"/>
        </w:rPr>
        <w:t xml:space="preserve"> </w:t>
      </w:r>
      <w:r>
        <w:t>functional</w:t>
      </w:r>
      <w:r>
        <w:rPr>
          <w:spacing w:val="-2"/>
        </w:rPr>
        <w:t xml:space="preserve"> </w:t>
      </w:r>
      <w:r>
        <w:t>statements</w:t>
      </w:r>
      <w:r>
        <w:rPr>
          <w:spacing w:val="-1"/>
        </w:rPr>
        <w:t xml:space="preserve"> </w:t>
      </w:r>
      <w:r>
        <w:t>attributed</w:t>
      </w:r>
      <w:r>
        <w:rPr>
          <w:spacing w:val="-1"/>
        </w:rPr>
        <w:t xml:space="preserve"> </w:t>
      </w:r>
      <w:r>
        <w:t>to</w:t>
      </w:r>
      <w:r>
        <w:rPr>
          <w:spacing w:val="-1"/>
        </w:rPr>
        <w:t xml:space="preserve"> </w:t>
      </w:r>
      <w:r>
        <w:t>the requirements</w:t>
      </w:r>
      <w:r>
        <w:rPr>
          <w:spacing w:val="-2"/>
        </w:rPr>
        <w:t xml:space="preserve"> </w:t>
      </w:r>
      <w:r>
        <w:t>or</w:t>
      </w:r>
      <w:r>
        <w:rPr>
          <w:spacing w:val="-1"/>
        </w:rPr>
        <w:t xml:space="preserve"> </w:t>
      </w:r>
      <w:r>
        <w:t>portions</w:t>
      </w:r>
      <w:r>
        <w:rPr>
          <w:spacing w:val="-1"/>
        </w:rPr>
        <w:t xml:space="preserve"> </w:t>
      </w:r>
      <w:r>
        <w:t>of</w:t>
      </w:r>
      <w:r>
        <w:rPr>
          <w:spacing w:val="-2"/>
        </w:rPr>
        <w:t xml:space="preserve"> </w:t>
      </w:r>
      <w:r>
        <w:t>requirements</w:t>
      </w:r>
      <w:r>
        <w:rPr>
          <w:spacing w:val="-2"/>
        </w:rPr>
        <w:t xml:space="preserve"> </w:t>
      </w:r>
      <w:r>
        <w:t>in Division B are listed in a table following the provisions in each Part of Division B.</w:t>
      </w:r>
    </w:p>
    <w:p w14:paraId="25BAF03E" w14:textId="77777777" w:rsidR="00677C77" w:rsidRDefault="00677C77">
      <w:pPr>
        <w:pStyle w:val="BodyText"/>
        <w:spacing w:line="194" w:lineRule="auto"/>
        <w:ind w:left="833" w:right="1061"/>
      </w:pPr>
    </w:p>
    <w:tbl>
      <w:tblPr>
        <w:tblStyle w:val="TableGrid"/>
        <w:tblW w:w="0" w:type="auto"/>
        <w:tblInd w:w="704" w:type="dxa"/>
        <w:tblLook w:val="04A0" w:firstRow="1" w:lastRow="0" w:firstColumn="1" w:lastColumn="0" w:noHBand="0" w:noVBand="1"/>
      </w:tblPr>
      <w:tblGrid>
        <w:gridCol w:w="9497"/>
      </w:tblGrid>
      <w:tr w:rsidR="00677C77" w14:paraId="1AC02AAA" w14:textId="77777777" w:rsidTr="00CD2324">
        <w:trPr>
          <w:ins w:id="33" w:author="Watt, Stephen HOUS:EX" w:date="2023-05-08T08:56:00Z"/>
        </w:trPr>
        <w:tc>
          <w:tcPr>
            <w:tcW w:w="9497" w:type="dxa"/>
          </w:tcPr>
          <w:p w14:paraId="0139A01D" w14:textId="53CED1A6" w:rsidR="00677C77" w:rsidRDefault="00677C77" w:rsidP="00677C77">
            <w:pPr>
              <w:pStyle w:val="BodyText"/>
              <w:rPr>
                <w:ins w:id="34" w:author="Watt, Stephen HOUS:EX" w:date="2023-05-08T08:56:00Z"/>
                <w:sz w:val="17"/>
              </w:rPr>
            </w:pPr>
            <w:ins w:id="35" w:author="Watt, Stephen HOUS:EX" w:date="2023-05-08T08:56:00Z">
              <w:r>
                <w:t>Functional Statements have also been attributed to any requirements specific to British Columbia.</w:t>
              </w:r>
            </w:ins>
          </w:p>
        </w:tc>
      </w:tr>
    </w:tbl>
    <w:p w14:paraId="0C18D505" w14:textId="77777777" w:rsidR="00EC7641" w:rsidRDefault="00EC7641">
      <w:pPr>
        <w:pStyle w:val="BodyText"/>
        <w:spacing w:before="1"/>
        <w:rPr>
          <w:sz w:val="17"/>
        </w:rPr>
      </w:pPr>
    </w:p>
    <w:p w14:paraId="2FB0E467" w14:textId="77777777" w:rsidR="00EC7641" w:rsidRDefault="007774D2">
      <w:pPr>
        <w:pStyle w:val="Heading3"/>
        <w:ind w:left="474"/>
      </w:pPr>
      <w:r>
        <w:t>Intent</w:t>
      </w:r>
      <w:r>
        <w:rPr>
          <w:spacing w:val="1"/>
        </w:rPr>
        <w:t xml:space="preserve"> </w:t>
      </w:r>
      <w:r>
        <w:rPr>
          <w:spacing w:val="-2"/>
        </w:rPr>
        <w:t>Statements</w:t>
      </w:r>
    </w:p>
    <w:p w14:paraId="3037171D" w14:textId="77777777" w:rsidR="00EC7641" w:rsidRDefault="007774D2">
      <w:pPr>
        <w:pStyle w:val="BodyText"/>
        <w:spacing w:before="212" w:line="194" w:lineRule="auto"/>
        <w:ind w:left="833" w:right="1721"/>
      </w:pPr>
      <w:r>
        <w:t>Intent statements explain the basic thinking behind each Code provision contained in Division B. Intent statements, each of which is unique to the provision with which it is associated, explain how requirements help to achieve their attributed objectives and functional statements. Like the objectives, the intent statements are expressed in terms of risk avoidance and expected performance. They offer insight into the views of the responsible</w:t>
      </w:r>
      <w:r>
        <w:rPr>
          <w:spacing w:val="-4"/>
        </w:rPr>
        <w:t xml:space="preserve"> </w:t>
      </w:r>
      <w:r>
        <w:t>standing</w:t>
      </w:r>
      <w:r>
        <w:rPr>
          <w:spacing w:val="-4"/>
        </w:rPr>
        <w:t xml:space="preserve"> </w:t>
      </w:r>
      <w:r>
        <w:t>committees</w:t>
      </w:r>
      <w:r>
        <w:rPr>
          <w:spacing w:val="-4"/>
        </w:rPr>
        <w:t xml:space="preserve"> </w:t>
      </w:r>
      <w:r>
        <w:t>on</w:t>
      </w:r>
      <w:r>
        <w:rPr>
          <w:spacing w:val="-4"/>
        </w:rPr>
        <w:t xml:space="preserve"> </w:t>
      </w:r>
      <w:r>
        <w:t>what</w:t>
      </w:r>
      <w:r>
        <w:rPr>
          <w:spacing w:val="-4"/>
        </w:rPr>
        <w:t xml:space="preserve"> </w:t>
      </w:r>
      <w:r>
        <w:t>the</w:t>
      </w:r>
      <w:r>
        <w:rPr>
          <w:spacing w:val="-4"/>
        </w:rPr>
        <w:t xml:space="preserve"> </w:t>
      </w:r>
      <w:r>
        <w:t>Code</w:t>
      </w:r>
      <w:r>
        <w:rPr>
          <w:spacing w:val="-4"/>
        </w:rPr>
        <w:t xml:space="preserve"> </w:t>
      </w:r>
      <w:r>
        <w:t>provisions</w:t>
      </w:r>
      <w:r>
        <w:rPr>
          <w:spacing w:val="-4"/>
        </w:rPr>
        <w:t xml:space="preserve"> </w:t>
      </w:r>
      <w:r>
        <w:t>are</w:t>
      </w:r>
      <w:r>
        <w:rPr>
          <w:spacing w:val="-4"/>
        </w:rPr>
        <w:t xml:space="preserve"> </w:t>
      </w:r>
      <w:r>
        <w:t>intended</w:t>
      </w:r>
      <w:r>
        <w:rPr>
          <w:spacing w:val="-4"/>
        </w:rPr>
        <w:t xml:space="preserve"> </w:t>
      </w:r>
      <w:r>
        <w:t>to</w:t>
      </w:r>
      <w:r>
        <w:rPr>
          <w:spacing w:val="-4"/>
        </w:rPr>
        <w:t xml:space="preserve"> </w:t>
      </w:r>
      <w:r>
        <w:t>achieve.</w:t>
      </w:r>
    </w:p>
    <w:p w14:paraId="4C7E8941" w14:textId="77777777" w:rsidR="00EC7641" w:rsidRDefault="00EC7641">
      <w:pPr>
        <w:pStyle w:val="BodyText"/>
        <w:spacing w:before="3"/>
        <w:rPr>
          <w:sz w:val="16"/>
        </w:rPr>
      </w:pPr>
    </w:p>
    <w:p w14:paraId="2D6454A9" w14:textId="77777777" w:rsidR="00EC7641" w:rsidRDefault="007774D2">
      <w:pPr>
        <w:pStyle w:val="BodyText"/>
        <w:spacing w:before="1" w:line="194" w:lineRule="auto"/>
        <w:ind w:left="834" w:right="1562"/>
        <w:rPr>
          <w:ins w:id="36" w:author="Watt, Stephen HOUS:EX" w:date="2023-05-08T08:57:00Z"/>
        </w:rPr>
      </w:pPr>
      <w:r>
        <w:t>The</w:t>
      </w:r>
      <w:r>
        <w:rPr>
          <w:spacing w:val="-8"/>
        </w:rPr>
        <w:t xml:space="preserve"> </w:t>
      </w:r>
      <w:r>
        <w:t>intent</w:t>
      </w:r>
      <w:r>
        <w:rPr>
          <w:spacing w:val="-7"/>
        </w:rPr>
        <w:t xml:space="preserve"> </w:t>
      </w:r>
      <w:r>
        <w:t>statements</w:t>
      </w:r>
      <w:r>
        <w:rPr>
          <w:spacing w:val="-8"/>
        </w:rPr>
        <w:t xml:space="preserve"> </w:t>
      </w:r>
      <w:r>
        <w:t>serve</w:t>
      </w:r>
      <w:r>
        <w:rPr>
          <w:spacing w:val="-7"/>
        </w:rPr>
        <w:t xml:space="preserve"> </w:t>
      </w:r>
      <w:r>
        <w:t>explanatory</w:t>
      </w:r>
      <w:r>
        <w:rPr>
          <w:spacing w:val="-6"/>
        </w:rPr>
        <w:t xml:space="preserve"> </w:t>
      </w:r>
      <w:r>
        <w:t>purposes</w:t>
      </w:r>
      <w:r>
        <w:rPr>
          <w:spacing w:val="-8"/>
        </w:rPr>
        <w:t xml:space="preserve"> </w:t>
      </w:r>
      <w:r>
        <w:t>only</w:t>
      </w:r>
      <w:r>
        <w:rPr>
          <w:spacing w:val="-7"/>
        </w:rPr>
        <w:t xml:space="preserve"> </w:t>
      </w:r>
      <w:r>
        <w:t>and</w:t>
      </w:r>
      <w:r>
        <w:rPr>
          <w:spacing w:val="-7"/>
        </w:rPr>
        <w:t xml:space="preserve"> </w:t>
      </w:r>
      <w:r>
        <w:t>do</w:t>
      </w:r>
      <w:r>
        <w:rPr>
          <w:spacing w:val="-7"/>
        </w:rPr>
        <w:t xml:space="preserve"> </w:t>
      </w:r>
      <w:r>
        <w:t>not</w:t>
      </w:r>
      <w:r>
        <w:rPr>
          <w:spacing w:val="-7"/>
        </w:rPr>
        <w:t xml:space="preserve"> </w:t>
      </w:r>
      <w:r>
        <w:t>form</w:t>
      </w:r>
      <w:r>
        <w:rPr>
          <w:spacing w:val="-6"/>
        </w:rPr>
        <w:t xml:space="preserve"> </w:t>
      </w:r>
      <w:r>
        <w:t>an</w:t>
      </w:r>
      <w:r>
        <w:rPr>
          <w:spacing w:val="-7"/>
        </w:rPr>
        <w:t xml:space="preserve"> </w:t>
      </w:r>
      <w:r>
        <w:t>integral</w:t>
      </w:r>
      <w:r>
        <w:rPr>
          <w:spacing w:val="-8"/>
        </w:rPr>
        <w:t xml:space="preserve"> </w:t>
      </w:r>
      <w:r>
        <w:t>part</w:t>
      </w:r>
      <w:r>
        <w:rPr>
          <w:spacing w:val="-7"/>
        </w:rPr>
        <w:t xml:space="preserve"> </w:t>
      </w:r>
      <w:r>
        <w:t>of the Code provisions. As such, they are similar in function to the explanatory Notes at the end of each Part. Due to the sheer volume of intent statements—thousands for the NBC alone—they are made available as a separate electronic document entitled “Supplement to the NBC 2020: Intent Statements,” which is posted on the NRC's website.</w:t>
      </w:r>
    </w:p>
    <w:p w14:paraId="7338428A" w14:textId="77777777" w:rsidR="00A25C60" w:rsidRDefault="00A25C60" w:rsidP="00DD2E4E">
      <w:pPr>
        <w:pStyle w:val="BodyText"/>
        <w:spacing w:line="194" w:lineRule="auto"/>
        <w:ind w:left="834" w:right="1562"/>
      </w:pPr>
    </w:p>
    <w:tbl>
      <w:tblPr>
        <w:tblStyle w:val="TableGrid"/>
        <w:tblW w:w="0" w:type="auto"/>
        <w:tblInd w:w="704" w:type="dxa"/>
        <w:tblLook w:val="04A0" w:firstRow="1" w:lastRow="0" w:firstColumn="1" w:lastColumn="0" w:noHBand="0" w:noVBand="1"/>
      </w:tblPr>
      <w:tblGrid>
        <w:gridCol w:w="9606"/>
      </w:tblGrid>
      <w:tr w:rsidR="00A25C60" w14:paraId="2D0DE781" w14:textId="77777777" w:rsidTr="00DD2E4E">
        <w:trPr>
          <w:ins w:id="37" w:author="Watt, Stephen HOUS:EX" w:date="2023-05-08T08:57:00Z"/>
        </w:trPr>
        <w:tc>
          <w:tcPr>
            <w:tcW w:w="0" w:type="auto"/>
          </w:tcPr>
          <w:p w14:paraId="2975F392" w14:textId="0F4ECF08" w:rsidR="00A25C60" w:rsidRDefault="00A25C60">
            <w:pPr>
              <w:pStyle w:val="BodyText"/>
              <w:spacing w:before="12"/>
              <w:rPr>
                <w:ins w:id="38" w:author="Watt, Stephen HOUS:EX" w:date="2023-05-08T08:57:00Z"/>
                <w:sz w:val="15"/>
              </w:rPr>
            </w:pPr>
            <w:ins w:id="39" w:author="Watt, Stephen HOUS:EX" w:date="2023-05-08T08:58:00Z">
              <w:r>
                <w:t>“Supplement to the NBC 20</w:t>
              </w:r>
            </w:ins>
            <w:ins w:id="40" w:author="Chase, Andy HOUS:EX" w:date="2023-08-22T16:41:00Z">
              <w:r w:rsidR="003B3823">
                <w:t>20</w:t>
              </w:r>
            </w:ins>
            <w:ins w:id="41" w:author="Watt, Stephen HOUS:EX" w:date="2023-05-08T08:58:00Z">
              <w:r>
                <w:t>: Intent Statements” is not available at the time of printing of this Code. Intent statements have not been attributed to any requirements specific to British Columbia.</w:t>
              </w:r>
            </w:ins>
          </w:p>
        </w:tc>
      </w:tr>
    </w:tbl>
    <w:p w14:paraId="7D10AD42" w14:textId="77777777" w:rsidR="00EC7641" w:rsidRDefault="00EC7641">
      <w:pPr>
        <w:pStyle w:val="BodyText"/>
        <w:spacing w:before="12"/>
        <w:rPr>
          <w:sz w:val="15"/>
        </w:rPr>
      </w:pPr>
    </w:p>
    <w:p w14:paraId="03D3C354" w14:textId="77777777" w:rsidR="00EC7641" w:rsidRDefault="007774D2">
      <w:pPr>
        <w:pStyle w:val="BodyText"/>
        <w:spacing w:before="1" w:line="196" w:lineRule="auto"/>
        <w:ind w:left="474" w:right="1147"/>
      </w:pPr>
      <w:r>
        <w:t>All</w:t>
      </w:r>
      <w:r>
        <w:rPr>
          <w:spacing w:val="-4"/>
        </w:rPr>
        <w:t xml:space="preserve"> </w:t>
      </w:r>
      <w:r>
        <w:t>this</w:t>
      </w:r>
      <w:r>
        <w:rPr>
          <w:spacing w:val="-4"/>
        </w:rPr>
        <w:t xml:space="preserve"> </w:t>
      </w:r>
      <w:r>
        <w:t>additional</w:t>
      </w:r>
      <w:r>
        <w:rPr>
          <w:spacing w:val="-4"/>
        </w:rPr>
        <w:t xml:space="preserve"> </w:t>
      </w:r>
      <w:r>
        <w:t>information—objectives,</w:t>
      </w:r>
      <w:r>
        <w:rPr>
          <w:spacing w:val="-4"/>
        </w:rPr>
        <w:t xml:space="preserve"> </w:t>
      </w:r>
      <w:r>
        <w:t>functional</w:t>
      </w:r>
      <w:r>
        <w:rPr>
          <w:spacing w:val="-2"/>
        </w:rPr>
        <w:t xml:space="preserve"> </w:t>
      </w:r>
      <w:proofErr w:type="gramStart"/>
      <w:r>
        <w:t>statements</w:t>
      </w:r>
      <w:proofErr w:type="gramEnd"/>
      <w:r>
        <w:rPr>
          <w:spacing w:val="-2"/>
        </w:rPr>
        <w:t xml:space="preserve"> </w:t>
      </w:r>
      <w:r>
        <w:t>and</w:t>
      </w:r>
      <w:r>
        <w:rPr>
          <w:spacing w:val="-3"/>
        </w:rPr>
        <w:t xml:space="preserve"> </w:t>
      </w:r>
      <w:r>
        <w:t>intent</w:t>
      </w:r>
      <w:r>
        <w:rPr>
          <w:spacing w:val="-3"/>
        </w:rPr>
        <w:t xml:space="preserve"> </w:t>
      </w:r>
      <w:r>
        <w:t xml:space="preserve">statements—is </w:t>
      </w:r>
      <w:r>
        <w:lastRenderedPageBreak/>
        <w:t>intended to facilitate the implementation of the Code in two ways:</w:t>
      </w:r>
    </w:p>
    <w:p w14:paraId="6DF914DA" w14:textId="77777777" w:rsidR="00EC7641" w:rsidRDefault="007774D2">
      <w:pPr>
        <w:pStyle w:val="ListParagraph"/>
        <w:numPr>
          <w:ilvl w:val="0"/>
          <w:numId w:val="6"/>
        </w:numPr>
        <w:tabs>
          <w:tab w:val="left" w:pos="955"/>
        </w:tabs>
        <w:spacing w:before="105" w:line="194" w:lineRule="auto"/>
        <w:ind w:right="1985"/>
        <w:rPr>
          <w:sz w:val="20"/>
        </w:rPr>
      </w:pPr>
      <w:r>
        <w:rPr>
          <w:sz w:val="20"/>
        </w:rPr>
        <w:t xml:space="preserve">Clarity of intent: The objectives, functional statements and intent statements linked to a Code requirement clarify the reasoning behind that requirement and </w:t>
      </w:r>
      <w:proofErr w:type="gramStart"/>
      <w:r>
        <w:rPr>
          <w:sz w:val="20"/>
        </w:rPr>
        <w:t>facilitate</w:t>
      </w:r>
      <w:proofErr w:type="gramEnd"/>
    </w:p>
    <w:p w14:paraId="07A1D6E6" w14:textId="77777777" w:rsidR="00EC7641" w:rsidRDefault="007774D2">
      <w:pPr>
        <w:pStyle w:val="BodyText"/>
        <w:spacing w:before="3" w:line="194" w:lineRule="auto"/>
        <w:ind w:left="953" w:right="1271"/>
      </w:pPr>
      <w:r>
        <w:t>understanding</w:t>
      </w:r>
      <w:r>
        <w:rPr>
          <w:spacing w:val="-9"/>
        </w:rPr>
        <w:t xml:space="preserve"> </w:t>
      </w:r>
      <w:r>
        <w:t>of</w:t>
      </w:r>
      <w:r>
        <w:rPr>
          <w:spacing w:val="-9"/>
        </w:rPr>
        <w:t xml:space="preserve"> </w:t>
      </w:r>
      <w:r>
        <w:t>what</w:t>
      </w:r>
      <w:r>
        <w:rPr>
          <w:spacing w:val="-10"/>
        </w:rPr>
        <w:t xml:space="preserve"> </w:t>
      </w:r>
      <w:r>
        <w:t>must</w:t>
      </w:r>
      <w:r>
        <w:rPr>
          <w:spacing w:val="-10"/>
        </w:rPr>
        <w:t xml:space="preserve"> </w:t>
      </w:r>
      <w:r>
        <w:t>be</w:t>
      </w:r>
      <w:r>
        <w:rPr>
          <w:spacing w:val="-9"/>
        </w:rPr>
        <w:t xml:space="preserve"> </w:t>
      </w:r>
      <w:r>
        <w:t>done</w:t>
      </w:r>
      <w:r>
        <w:rPr>
          <w:spacing w:val="-9"/>
        </w:rPr>
        <w:t xml:space="preserve"> </w:t>
      </w:r>
      <w:r>
        <w:t>to</w:t>
      </w:r>
      <w:r>
        <w:rPr>
          <w:spacing w:val="-9"/>
        </w:rPr>
        <w:t xml:space="preserve"> </w:t>
      </w:r>
      <w:r>
        <w:t>satisfy</w:t>
      </w:r>
      <w:r>
        <w:rPr>
          <w:spacing w:val="-9"/>
        </w:rPr>
        <w:t xml:space="preserve"> </w:t>
      </w:r>
      <w:r>
        <w:t>that</w:t>
      </w:r>
      <w:r>
        <w:rPr>
          <w:spacing w:val="-10"/>
        </w:rPr>
        <w:t xml:space="preserve"> </w:t>
      </w:r>
      <w:r>
        <w:t>requirement.</w:t>
      </w:r>
      <w:r>
        <w:rPr>
          <w:spacing w:val="-9"/>
        </w:rPr>
        <w:t xml:space="preserve"> </w:t>
      </w:r>
      <w:r>
        <w:t>This</w:t>
      </w:r>
      <w:r>
        <w:rPr>
          <w:spacing w:val="-10"/>
        </w:rPr>
        <w:t xml:space="preserve"> </w:t>
      </w:r>
      <w:r>
        <w:t>added</w:t>
      </w:r>
      <w:r>
        <w:rPr>
          <w:spacing w:val="-9"/>
        </w:rPr>
        <w:t xml:space="preserve"> </w:t>
      </w:r>
      <w:r>
        <w:t xml:space="preserve">information may also help avoid disputes between practitioners and officials over these </w:t>
      </w:r>
      <w:proofErr w:type="gramStart"/>
      <w:r>
        <w:t>types</w:t>
      </w:r>
      <w:proofErr w:type="gramEnd"/>
    </w:p>
    <w:p w14:paraId="66BDF804" w14:textId="77777777" w:rsidR="00EC7641" w:rsidRDefault="007774D2">
      <w:pPr>
        <w:pStyle w:val="BodyText"/>
        <w:spacing w:line="232" w:lineRule="exact"/>
        <w:ind w:left="953"/>
      </w:pPr>
      <w:r>
        <w:t>of</w:t>
      </w:r>
      <w:r>
        <w:rPr>
          <w:spacing w:val="10"/>
        </w:rPr>
        <w:t xml:space="preserve"> </w:t>
      </w:r>
      <w:r>
        <w:rPr>
          <w:spacing w:val="-2"/>
        </w:rPr>
        <w:t>issues.</w:t>
      </w:r>
    </w:p>
    <w:p w14:paraId="20E08FB7" w14:textId="77777777" w:rsidR="00EC7641" w:rsidRDefault="00EC7641">
      <w:pPr>
        <w:spacing w:line="232" w:lineRule="exact"/>
        <w:sectPr w:rsidR="00EC7641">
          <w:pgSz w:w="12240" w:h="15840"/>
          <w:pgMar w:top="1320" w:right="1080" w:bottom="420" w:left="840" w:header="374" w:footer="239" w:gutter="0"/>
          <w:cols w:space="720"/>
        </w:sectPr>
      </w:pPr>
    </w:p>
    <w:p w14:paraId="61F62649" w14:textId="77777777" w:rsidR="00EC7641" w:rsidRDefault="007774D2">
      <w:pPr>
        <w:pStyle w:val="ListParagraph"/>
        <w:numPr>
          <w:ilvl w:val="1"/>
          <w:numId w:val="6"/>
        </w:numPr>
        <w:tabs>
          <w:tab w:val="left" w:pos="1434"/>
        </w:tabs>
        <w:spacing w:before="159" w:line="196" w:lineRule="auto"/>
        <w:ind w:right="1381"/>
        <w:rPr>
          <w:sz w:val="20"/>
        </w:rPr>
      </w:pPr>
      <w:r>
        <w:rPr>
          <w:sz w:val="20"/>
        </w:rPr>
        <w:lastRenderedPageBreak/>
        <w:t>Flexibility: The additional information allows for flexibility in Code compliance. A person seeking to propose a new method or</w:t>
      </w:r>
      <w:r>
        <w:rPr>
          <w:spacing w:val="-1"/>
          <w:sz w:val="20"/>
        </w:rPr>
        <w:t xml:space="preserve"> </w:t>
      </w:r>
      <w:r>
        <w:rPr>
          <w:sz w:val="20"/>
        </w:rPr>
        <w:t>material</w:t>
      </w:r>
      <w:r>
        <w:rPr>
          <w:spacing w:val="-1"/>
          <w:sz w:val="20"/>
        </w:rPr>
        <w:t xml:space="preserve"> </w:t>
      </w:r>
      <w:r>
        <w:rPr>
          <w:sz w:val="20"/>
        </w:rPr>
        <w:t>not described or</w:t>
      </w:r>
      <w:r>
        <w:rPr>
          <w:spacing w:val="-1"/>
          <w:sz w:val="20"/>
        </w:rPr>
        <w:t xml:space="preserve"> </w:t>
      </w:r>
      <w:r>
        <w:rPr>
          <w:sz w:val="20"/>
        </w:rPr>
        <w:t>covered in the Code will be able to use the added information to understand the expected level of performance that their alternative solution must achieve to satisfy the Code.</w:t>
      </w:r>
    </w:p>
    <w:p w14:paraId="3B27B14F" w14:textId="77777777" w:rsidR="00EC7641" w:rsidRDefault="00EC7641">
      <w:pPr>
        <w:pStyle w:val="BodyText"/>
        <w:spacing w:before="8"/>
        <w:rPr>
          <w:sz w:val="25"/>
        </w:rPr>
      </w:pPr>
    </w:p>
    <w:p w14:paraId="7CCA0806" w14:textId="77777777" w:rsidR="00EC7641" w:rsidRDefault="007774D2">
      <w:pPr>
        <w:pStyle w:val="Heading2"/>
        <w:ind w:left="594"/>
      </w:pPr>
      <w:r>
        <w:t>Structure</w:t>
      </w:r>
      <w:r>
        <w:rPr>
          <w:spacing w:val="5"/>
        </w:rPr>
        <w:t xml:space="preserve"> </w:t>
      </w:r>
      <w:r>
        <w:t>of</w:t>
      </w:r>
      <w:r>
        <w:rPr>
          <w:spacing w:val="6"/>
        </w:rPr>
        <w:t xml:space="preserve"> </w:t>
      </w:r>
      <w:r>
        <w:t>the</w:t>
      </w:r>
      <w:r>
        <w:rPr>
          <w:spacing w:val="5"/>
        </w:rPr>
        <w:t xml:space="preserve"> </w:t>
      </w:r>
      <w:r>
        <w:rPr>
          <w:spacing w:val="-5"/>
        </w:rPr>
        <w:t>NBC</w:t>
      </w:r>
    </w:p>
    <w:p w14:paraId="6DA2D6B2" w14:textId="77777777" w:rsidR="00EC7641" w:rsidRDefault="007774D2">
      <w:pPr>
        <w:pStyle w:val="BodyText"/>
        <w:spacing w:before="190"/>
        <w:ind w:left="954"/>
        <w:rPr>
          <w:ins w:id="42" w:author="Watt, Stephen HOUS:EX" w:date="2023-05-08T09:00:00Z"/>
          <w:spacing w:val="-2"/>
        </w:rPr>
      </w:pPr>
      <w:r>
        <w:t>The</w:t>
      </w:r>
      <w:r>
        <w:rPr>
          <w:spacing w:val="-2"/>
        </w:rPr>
        <w:t xml:space="preserve"> </w:t>
      </w:r>
      <w:r>
        <w:t>NBC is</w:t>
      </w:r>
      <w:r>
        <w:rPr>
          <w:spacing w:val="-1"/>
        </w:rPr>
        <w:t xml:space="preserve"> </w:t>
      </w:r>
      <w:r>
        <w:t>organized</w:t>
      </w:r>
      <w:r>
        <w:rPr>
          <w:spacing w:val="-1"/>
        </w:rPr>
        <w:t xml:space="preserve"> </w:t>
      </w:r>
      <w:r>
        <w:t>into</w:t>
      </w:r>
      <w:r>
        <w:rPr>
          <w:spacing w:val="-1"/>
        </w:rPr>
        <w:t xml:space="preserve"> </w:t>
      </w:r>
      <w:r>
        <w:t>three Divisions,</w:t>
      </w:r>
      <w:r>
        <w:rPr>
          <w:spacing w:val="-2"/>
        </w:rPr>
        <w:t xml:space="preserve"> </w:t>
      </w:r>
      <w:r>
        <w:t>which are</w:t>
      </w:r>
      <w:r>
        <w:rPr>
          <w:spacing w:val="-1"/>
        </w:rPr>
        <w:t xml:space="preserve"> </w:t>
      </w:r>
      <w:r>
        <w:t>distributed</w:t>
      </w:r>
      <w:r>
        <w:rPr>
          <w:spacing w:val="-1"/>
        </w:rPr>
        <w:t xml:space="preserve"> </w:t>
      </w:r>
      <w:r>
        <w:t>across</w:t>
      </w:r>
      <w:r>
        <w:rPr>
          <w:spacing w:val="-1"/>
        </w:rPr>
        <w:t xml:space="preserve"> </w:t>
      </w:r>
      <w:r>
        <w:t>two</w:t>
      </w:r>
      <w:r>
        <w:rPr>
          <w:spacing w:val="-1"/>
        </w:rPr>
        <w:t xml:space="preserve"> </w:t>
      </w:r>
      <w:r>
        <w:rPr>
          <w:spacing w:val="-2"/>
        </w:rPr>
        <w:t>volumes.</w:t>
      </w:r>
    </w:p>
    <w:p w14:paraId="0911DE97" w14:textId="77777777" w:rsidR="00A25C60" w:rsidRDefault="00A25C60" w:rsidP="00DD2E4E">
      <w:pPr>
        <w:pStyle w:val="BodyText"/>
        <w:ind w:left="954"/>
      </w:pPr>
    </w:p>
    <w:tbl>
      <w:tblPr>
        <w:tblStyle w:val="TableGrid"/>
        <w:tblW w:w="9355" w:type="dxa"/>
        <w:tblInd w:w="846" w:type="dxa"/>
        <w:tblLook w:val="04A0" w:firstRow="1" w:lastRow="0" w:firstColumn="1" w:lastColumn="0" w:noHBand="0" w:noVBand="1"/>
      </w:tblPr>
      <w:tblGrid>
        <w:gridCol w:w="9355"/>
      </w:tblGrid>
      <w:tr w:rsidR="00A25C60" w14:paraId="6381C242" w14:textId="77777777" w:rsidTr="00D62A89">
        <w:trPr>
          <w:ins w:id="43" w:author="Watt, Stephen HOUS:EX" w:date="2023-05-08T09:00:00Z"/>
        </w:trPr>
        <w:tc>
          <w:tcPr>
            <w:tcW w:w="9355" w:type="dxa"/>
          </w:tcPr>
          <w:p w14:paraId="48399123" w14:textId="07A2E7EB" w:rsidR="00A25C60" w:rsidRDefault="00A25C60">
            <w:pPr>
              <w:pStyle w:val="BodyText"/>
              <w:spacing w:before="2"/>
              <w:rPr>
                <w:ins w:id="44" w:author="Watt, Stephen HOUS:EX" w:date="2023-05-08T09:00:00Z"/>
                <w:sz w:val="16"/>
              </w:rPr>
            </w:pPr>
            <w:ins w:id="45" w:author="Watt, Stephen HOUS:EX" w:date="2023-05-08T09:01:00Z">
              <w:r>
                <w:t>The remainder of this section relates also to Book II (Plumbing Systems) of this Code.</w:t>
              </w:r>
            </w:ins>
          </w:p>
        </w:tc>
      </w:tr>
    </w:tbl>
    <w:p w14:paraId="1B136912" w14:textId="77777777" w:rsidR="00EC7641" w:rsidRDefault="00EC7641">
      <w:pPr>
        <w:pStyle w:val="BodyText"/>
        <w:spacing w:before="2"/>
        <w:rPr>
          <w:sz w:val="16"/>
        </w:rPr>
      </w:pPr>
    </w:p>
    <w:p w14:paraId="52B29B80" w14:textId="77777777" w:rsidR="00EC7641" w:rsidRDefault="007774D2">
      <w:pPr>
        <w:pStyle w:val="Heading3"/>
      </w:pPr>
      <w:r>
        <w:t>Division</w:t>
      </w:r>
      <w:r>
        <w:rPr>
          <w:spacing w:val="-9"/>
        </w:rPr>
        <w:t xml:space="preserve"> </w:t>
      </w:r>
      <w:r>
        <w:t>A:</w:t>
      </w:r>
      <w:r>
        <w:rPr>
          <w:spacing w:val="-8"/>
        </w:rPr>
        <w:t xml:space="preserve"> </w:t>
      </w:r>
      <w:r>
        <w:t>Compliance,</w:t>
      </w:r>
      <w:r>
        <w:rPr>
          <w:spacing w:val="-9"/>
        </w:rPr>
        <w:t xml:space="preserve"> </w:t>
      </w:r>
      <w:r>
        <w:t>Objectives</w:t>
      </w:r>
      <w:r>
        <w:rPr>
          <w:spacing w:val="-9"/>
        </w:rPr>
        <w:t xml:space="preserve"> </w:t>
      </w:r>
      <w:r>
        <w:t>and</w:t>
      </w:r>
      <w:r>
        <w:rPr>
          <w:spacing w:val="-9"/>
        </w:rPr>
        <w:t xml:space="preserve"> </w:t>
      </w:r>
      <w:r>
        <w:t>Functional</w:t>
      </w:r>
      <w:r>
        <w:rPr>
          <w:spacing w:val="-8"/>
        </w:rPr>
        <w:t xml:space="preserve"> </w:t>
      </w:r>
      <w:r>
        <w:rPr>
          <w:spacing w:val="-2"/>
        </w:rPr>
        <w:t>Statements</w:t>
      </w:r>
    </w:p>
    <w:p w14:paraId="29044DAD" w14:textId="77777777" w:rsidR="00EC7641" w:rsidRDefault="00EC7641">
      <w:pPr>
        <w:pStyle w:val="BodyText"/>
        <w:spacing w:before="2"/>
        <w:rPr>
          <w:rFonts w:ascii="Helvetica LT Std"/>
          <w:b/>
        </w:rPr>
      </w:pPr>
    </w:p>
    <w:p w14:paraId="2524A6F6" w14:textId="77777777" w:rsidR="00EC7641" w:rsidRDefault="007774D2">
      <w:pPr>
        <w:pStyle w:val="BodyText"/>
        <w:spacing w:line="194" w:lineRule="auto"/>
        <w:ind w:left="1314" w:right="1030"/>
      </w:pPr>
      <w:r>
        <w:t>Division A defines the scope of the NBC and presents the objectives that the Code addresses</w:t>
      </w:r>
      <w:r>
        <w:rPr>
          <w:spacing w:val="-3"/>
        </w:rPr>
        <w:t xml:space="preserve"> </w:t>
      </w:r>
      <w:r>
        <w:t>and</w:t>
      </w:r>
      <w:r>
        <w:rPr>
          <w:spacing w:val="-3"/>
        </w:rPr>
        <w:t xml:space="preserve"> </w:t>
      </w:r>
      <w:r>
        <w:t>the</w:t>
      </w:r>
      <w:r>
        <w:rPr>
          <w:spacing w:val="-3"/>
        </w:rPr>
        <w:t xml:space="preserve"> </w:t>
      </w:r>
      <w:r>
        <w:t>functions</w:t>
      </w:r>
      <w:r>
        <w:rPr>
          <w:spacing w:val="-3"/>
        </w:rPr>
        <w:t xml:space="preserve"> </w:t>
      </w:r>
      <w:r>
        <w:t>the</w:t>
      </w:r>
      <w:r>
        <w:rPr>
          <w:spacing w:val="-3"/>
        </w:rPr>
        <w:t xml:space="preserve"> </w:t>
      </w:r>
      <w:r>
        <w:t>building</w:t>
      </w:r>
      <w:r>
        <w:rPr>
          <w:spacing w:val="-4"/>
        </w:rPr>
        <w:t xml:space="preserve"> </w:t>
      </w:r>
      <w:r>
        <w:t>must</w:t>
      </w:r>
      <w:r>
        <w:rPr>
          <w:spacing w:val="-4"/>
        </w:rPr>
        <w:t xml:space="preserve"> </w:t>
      </w:r>
      <w:r>
        <w:t>perform</w:t>
      </w:r>
      <w:r>
        <w:rPr>
          <w:spacing w:val="-4"/>
        </w:rPr>
        <w:t xml:space="preserve"> </w:t>
      </w:r>
      <w:r>
        <w:t>to</w:t>
      </w:r>
      <w:r>
        <w:rPr>
          <w:spacing w:val="-3"/>
        </w:rPr>
        <w:t xml:space="preserve"> </w:t>
      </w:r>
      <w:r>
        <w:t>help</w:t>
      </w:r>
      <w:r>
        <w:rPr>
          <w:spacing w:val="-3"/>
        </w:rPr>
        <w:t xml:space="preserve"> </w:t>
      </w:r>
      <w:r>
        <w:t>to</w:t>
      </w:r>
      <w:r>
        <w:rPr>
          <w:spacing w:val="-3"/>
        </w:rPr>
        <w:t xml:space="preserve"> </w:t>
      </w:r>
      <w:r>
        <w:t>satisfy</w:t>
      </w:r>
      <w:r>
        <w:rPr>
          <w:spacing w:val="-4"/>
        </w:rPr>
        <w:t xml:space="preserve"> </w:t>
      </w:r>
      <w:r>
        <w:t>those</w:t>
      </w:r>
      <w:r>
        <w:rPr>
          <w:spacing w:val="-3"/>
        </w:rPr>
        <w:t xml:space="preserve"> </w:t>
      </w:r>
      <w:r>
        <w:t>objectives.</w:t>
      </w:r>
    </w:p>
    <w:p w14:paraId="0A25FF4A" w14:textId="77777777" w:rsidR="00EC7641" w:rsidRDefault="00EC7641">
      <w:pPr>
        <w:pStyle w:val="BodyText"/>
        <w:spacing w:before="11"/>
        <w:rPr>
          <w:sz w:val="17"/>
        </w:rPr>
      </w:pPr>
    </w:p>
    <w:p w14:paraId="6EBF7E24" w14:textId="77777777" w:rsidR="00EC7641" w:rsidRDefault="007774D2">
      <w:pPr>
        <w:pStyle w:val="BodyText"/>
        <w:spacing w:line="196" w:lineRule="auto"/>
        <w:ind w:left="1314" w:right="1030"/>
      </w:pPr>
      <w:r>
        <w:t>Division</w:t>
      </w:r>
      <w:r>
        <w:rPr>
          <w:spacing w:val="-6"/>
        </w:rPr>
        <w:t xml:space="preserve"> </w:t>
      </w:r>
      <w:r>
        <w:t>A</w:t>
      </w:r>
      <w:r>
        <w:rPr>
          <w:spacing w:val="-3"/>
        </w:rPr>
        <w:t xml:space="preserve"> </w:t>
      </w:r>
      <w:r>
        <w:t>cannot</w:t>
      </w:r>
      <w:r>
        <w:rPr>
          <w:spacing w:val="-5"/>
        </w:rPr>
        <w:t xml:space="preserve"> </w:t>
      </w:r>
      <w:r>
        <w:t>be</w:t>
      </w:r>
      <w:r>
        <w:rPr>
          <w:spacing w:val="-6"/>
        </w:rPr>
        <w:t xml:space="preserve"> </w:t>
      </w:r>
      <w:r>
        <w:t>used</w:t>
      </w:r>
      <w:r>
        <w:rPr>
          <w:spacing w:val="-4"/>
        </w:rPr>
        <w:t xml:space="preserve"> </w:t>
      </w:r>
      <w:r>
        <w:t>on</w:t>
      </w:r>
      <w:r>
        <w:rPr>
          <w:spacing w:val="-6"/>
        </w:rPr>
        <w:t xml:space="preserve"> </w:t>
      </w:r>
      <w:r>
        <w:t>its</w:t>
      </w:r>
      <w:r>
        <w:rPr>
          <w:spacing w:val="-5"/>
        </w:rPr>
        <w:t xml:space="preserve"> </w:t>
      </w:r>
      <w:r>
        <w:t>own</w:t>
      </w:r>
      <w:r>
        <w:rPr>
          <w:spacing w:val="-4"/>
        </w:rPr>
        <w:t xml:space="preserve"> </w:t>
      </w:r>
      <w:r>
        <w:t>as</w:t>
      </w:r>
      <w:r>
        <w:rPr>
          <w:spacing w:val="-5"/>
        </w:rPr>
        <w:t xml:space="preserve"> </w:t>
      </w:r>
      <w:r>
        <w:t>a</w:t>
      </w:r>
      <w:r>
        <w:rPr>
          <w:spacing w:val="-5"/>
        </w:rPr>
        <w:t xml:space="preserve"> </w:t>
      </w:r>
      <w:r>
        <w:t>basis</w:t>
      </w:r>
      <w:r>
        <w:rPr>
          <w:spacing w:val="-5"/>
        </w:rPr>
        <w:t xml:space="preserve"> </w:t>
      </w:r>
      <w:r>
        <w:t>for</w:t>
      </w:r>
      <w:r>
        <w:rPr>
          <w:spacing w:val="-6"/>
        </w:rPr>
        <w:t xml:space="preserve"> </w:t>
      </w:r>
      <w:r>
        <w:t>designing</w:t>
      </w:r>
      <w:r>
        <w:rPr>
          <w:spacing w:val="-5"/>
        </w:rPr>
        <w:t xml:space="preserve"> </w:t>
      </w:r>
      <w:r>
        <w:t>and</w:t>
      </w:r>
      <w:r>
        <w:rPr>
          <w:spacing w:val="-4"/>
        </w:rPr>
        <w:t xml:space="preserve"> </w:t>
      </w:r>
      <w:r>
        <w:t>constructing</w:t>
      </w:r>
      <w:r>
        <w:rPr>
          <w:spacing w:val="-5"/>
        </w:rPr>
        <w:t xml:space="preserve"> </w:t>
      </w:r>
      <w:r>
        <w:t>a</w:t>
      </w:r>
      <w:r>
        <w:rPr>
          <w:spacing w:val="-5"/>
        </w:rPr>
        <w:t xml:space="preserve"> </w:t>
      </w:r>
      <w:r>
        <w:t>building, or for evaluating a building's compliance with the Code.</w:t>
      </w:r>
    </w:p>
    <w:p w14:paraId="43571720" w14:textId="77777777" w:rsidR="00EC7641" w:rsidRDefault="00EC7641">
      <w:pPr>
        <w:pStyle w:val="BodyText"/>
        <w:spacing w:before="12"/>
        <w:rPr>
          <w:sz w:val="16"/>
        </w:rPr>
      </w:pPr>
    </w:p>
    <w:p w14:paraId="7F1EFDC3" w14:textId="77777777" w:rsidR="00EC7641" w:rsidRDefault="007774D2">
      <w:pPr>
        <w:pStyle w:val="Heading3"/>
        <w:spacing w:before="1"/>
      </w:pPr>
      <w:r>
        <w:t>Division</w:t>
      </w:r>
      <w:r>
        <w:rPr>
          <w:spacing w:val="-3"/>
        </w:rPr>
        <w:t xml:space="preserve"> </w:t>
      </w:r>
      <w:r>
        <w:t>B:</w:t>
      </w:r>
      <w:r>
        <w:rPr>
          <w:spacing w:val="-3"/>
        </w:rPr>
        <w:t xml:space="preserve"> </w:t>
      </w:r>
      <w:r>
        <w:t>Acceptable</w:t>
      </w:r>
      <w:r>
        <w:rPr>
          <w:spacing w:val="-2"/>
        </w:rPr>
        <w:t xml:space="preserve"> Solutions</w:t>
      </w:r>
    </w:p>
    <w:p w14:paraId="62FA2B8E" w14:textId="77777777" w:rsidR="00EC7641" w:rsidRDefault="00EC7641">
      <w:pPr>
        <w:pStyle w:val="BodyText"/>
        <w:spacing w:before="11"/>
        <w:rPr>
          <w:rFonts w:ascii="Helvetica LT Std"/>
          <w:b/>
          <w:sz w:val="19"/>
        </w:rPr>
      </w:pPr>
    </w:p>
    <w:p w14:paraId="3265E165" w14:textId="77777777" w:rsidR="00EC7641" w:rsidRDefault="007774D2">
      <w:pPr>
        <w:pStyle w:val="BodyText"/>
        <w:spacing w:line="196" w:lineRule="auto"/>
        <w:ind w:left="1314" w:right="1271"/>
        <w:rPr>
          <w:ins w:id="46" w:author="Watt, Stephen HOUS:EX" w:date="2023-05-08T09:03:00Z"/>
        </w:rPr>
      </w:pPr>
      <w:r>
        <w:t>The term “acceptable solutions” refers to the technical requirements contained in the Code. It reflects the principle that building codes establish an acceptable level of risk</w:t>
      </w:r>
      <w:r>
        <w:rPr>
          <w:spacing w:val="80"/>
          <w:w w:val="150"/>
        </w:rPr>
        <w:t xml:space="preserve"> </w:t>
      </w:r>
      <w:r>
        <w:t>or performance and underlines the fact that a code cannot describe all possible valid design and construction options. Acceptable solutions represent the minimum level of performance</w:t>
      </w:r>
      <w:r>
        <w:rPr>
          <w:spacing w:val="-1"/>
        </w:rPr>
        <w:t xml:space="preserve"> </w:t>
      </w:r>
      <w:r>
        <w:t>that</w:t>
      </w:r>
      <w:r>
        <w:rPr>
          <w:spacing w:val="-1"/>
        </w:rPr>
        <w:t xml:space="preserve"> </w:t>
      </w:r>
      <w:r>
        <w:t>will</w:t>
      </w:r>
      <w:r>
        <w:rPr>
          <w:spacing w:val="-2"/>
        </w:rPr>
        <w:t xml:space="preserve"> </w:t>
      </w:r>
      <w:r>
        <w:t>satisfy the</w:t>
      </w:r>
      <w:r>
        <w:rPr>
          <w:spacing w:val="-2"/>
        </w:rPr>
        <w:t xml:space="preserve"> </w:t>
      </w:r>
      <w:r>
        <w:t>NBC's</w:t>
      </w:r>
      <w:r>
        <w:rPr>
          <w:spacing w:val="-2"/>
        </w:rPr>
        <w:t xml:space="preserve"> </w:t>
      </w:r>
      <w:r>
        <w:t>objectives</w:t>
      </w:r>
      <w:r>
        <w:rPr>
          <w:spacing w:val="-2"/>
        </w:rPr>
        <w:t xml:space="preserve"> </w:t>
      </w:r>
      <w:r>
        <w:t>and</w:t>
      </w:r>
      <w:r>
        <w:rPr>
          <w:spacing w:val="-1"/>
        </w:rPr>
        <w:t xml:space="preserve"> </w:t>
      </w:r>
      <w:r>
        <w:t>that</w:t>
      </w:r>
      <w:r>
        <w:rPr>
          <w:spacing w:val="-1"/>
        </w:rPr>
        <w:t xml:space="preserve"> </w:t>
      </w:r>
      <w:r>
        <w:t>is acceptable</w:t>
      </w:r>
      <w:r>
        <w:rPr>
          <w:spacing w:val="-1"/>
        </w:rPr>
        <w:t xml:space="preserve"> </w:t>
      </w:r>
      <w:r>
        <w:t>to</w:t>
      </w:r>
      <w:r>
        <w:rPr>
          <w:spacing w:val="-1"/>
        </w:rPr>
        <w:t xml:space="preserve"> </w:t>
      </w:r>
      <w:r>
        <w:t>an</w:t>
      </w:r>
      <w:r>
        <w:rPr>
          <w:spacing w:val="-1"/>
        </w:rPr>
        <w:t xml:space="preserve"> </w:t>
      </w:r>
      <w:r>
        <w:t>authority that adopts the NBC into law or regulation.</w:t>
      </w:r>
    </w:p>
    <w:p w14:paraId="6DC8314C" w14:textId="77777777" w:rsidR="00A25C60" w:rsidRDefault="00A25C60">
      <w:pPr>
        <w:pStyle w:val="BodyText"/>
        <w:spacing w:line="196" w:lineRule="auto"/>
        <w:ind w:left="1314" w:right="1271"/>
      </w:pPr>
    </w:p>
    <w:tbl>
      <w:tblPr>
        <w:tblStyle w:val="TableGrid"/>
        <w:tblW w:w="0" w:type="auto"/>
        <w:tblInd w:w="846" w:type="dxa"/>
        <w:tblLook w:val="04A0" w:firstRow="1" w:lastRow="0" w:firstColumn="1" w:lastColumn="0" w:noHBand="0" w:noVBand="1"/>
      </w:tblPr>
      <w:tblGrid>
        <w:gridCol w:w="9355"/>
      </w:tblGrid>
      <w:tr w:rsidR="00A25C60" w14:paraId="49223F90" w14:textId="77777777" w:rsidTr="00D62A89">
        <w:trPr>
          <w:ins w:id="47" w:author="Watt, Stephen HOUS:EX" w:date="2023-05-08T09:03:00Z"/>
        </w:trPr>
        <w:tc>
          <w:tcPr>
            <w:tcW w:w="9355" w:type="dxa"/>
          </w:tcPr>
          <w:p w14:paraId="4CF0B37A" w14:textId="68CA7604" w:rsidR="00A25C60" w:rsidRDefault="00A25C60">
            <w:pPr>
              <w:pStyle w:val="BodyText"/>
              <w:spacing w:before="3"/>
              <w:rPr>
                <w:ins w:id="48" w:author="Watt, Stephen HOUS:EX" w:date="2023-05-08T09:03:00Z"/>
                <w:sz w:val="17"/>
              </w:rPr>
            </w:pPr>
            <w:bookmarkStart w:id="49" w:name="_Hlk143671365"/>
            <w:ins w:id="50" w:author="Watt, Stephen HOUS:EX" w:date="2023-05-08T09:03:00Z">
              <w:r>
                <w:t>In context of the preceding paragraph, the phrase “authority that adopts the NBC into law or regulation” refers to the government of the Province of British Columbia. This differs from the context of application and enforcement of the BCBC, for which the Code contains a distinct definition of the term “authority having jurisdiction”. (See Article 1.4.1.2. of Division A.)</w:t>
              </w:r>
            </w:ins>
          </w:p>
        </w:tc>
      </w:tr>
      <w:bookmarkEnd w:id="49"/>
    </w:tbl>
    <w:p w14:paraId="0984AE5F" w14:textId="77777777" w:rsidR="00EC7641" w:rsidRDefault="00EC7641">
      <w:pPr>
        <w:pStyle w:val="BodyText"/>
        <w:spacing w:before="3"/>
        <w:rPr>
          <w:sz w:val="17"/>
        </w:rPr>
      </w:pPr>
    </w:p>
    <w:p w14:paraId="42221B59" w14:textId="77777777" w:rsidR="00EC7641" w:rsidRDefault="007774D2">
      <w:pPr>
        <w:pStyle w:val="BodyText"/>
        <w:spacing w:line="196" w:lineRule="auto"/>
        <w:ind w:left="1313" w:right="1147"/>
      </w:pPr>
      <w:r>
        <w:t>Most</w:t>
      </w:r>
      <w:r>
        <w:rPr>
          <w:spacing w:val="-1"/>
        </w:rPr>
        <w:t xml:space="preserve"> </w:t>
      </w:r>
      <w:r>
        <w:t>of</w:t>
      </w:r>
      <w:r>
        <w:rPr>
          <w:spacing w:val="-2"/>
        </w:rPr>
        <w:t xml:space="preserve"> </w:t>
      </w:r>
      <w:r>
        <w:t>the</w:t>
      </w:r>
      <w:r>
        <w:rPr>
          <w:spacing w:val="-2"/>
        </w:rPr>
        <w:t xml:space="preserve"> </w:t>
      </w:r>
      <w:r>
        <w:t>requirements in</w:t>
      </w:r>
      <w:r>
        <w:rPr>
          <w:spacing w:val="-1"/>
        </w:rPr>
        <w:t xml:space="preserve"> </w:t>
      </w:r>
      <w:r>
        <w:t>Division</w:t>
      </w:r>
      <w:r>
        <w:rPr>
          <w:spacing w:val="-2"/>
        </w:rPr>
        <w:t xml:space="preserve"> </w:t>
      </w:r>
      <w:r>
        <w:t>B—the</w:t>
      </w:r>
      <w:r>
        <w:rPr>
          <w:spacing w:val="-1"/>
        </w:rPr>
        <w:t xml:space="preserve"> </w:t>
      </w:r>
      <w:r>
        <w:t>acceptable</w:t>
      </w:r>
      <w:r>
        <w:rPr>
          <w:spacing w:val="-1"/>
        </w:rPr>
        <w:t xml:space="preserve"> </w:t>
      </w:r>
      <w:r>
        <w:t>solutions—are</w:t>
      </w:r>
      <w:r>
        <w:rPr>
          <w:spacing w:val="-2"/>
        </w:rPr>
        <w:t xml:space="preserve"> </w:t>
      </w:r>
      <w:r>
        <w:t>linked to</w:t>
      </w:r>
      <w:r>
        <w:rPr>
          <w:spacing w:val="-1"/>
        </w:rPr>
        <w:t xml:space="preserve"> </w:t>
      </w:r>
      <w:r>
        <w:t>at</w:t>
      </w:r>
      <w:r>
        <w:rPr>
          <w:spacing w:val="-1"/>
        </w:rPr>
        <w:t xml:space="preserve"> </w:t>
      </w:r>
      <w:r>
        <w:t>least one objective and functional statement found in Division A. These linkages play an important role in allowing objective-based codes to accommodate innovation.</w:t>
      </w:r>
    </w:p>
    <w:p w14:paraId="317FFEF3" w14:textId="77777777" w:rsidR="00EC7641" w:rsidRDefault="00EC7641">
      <w:pPr>
        <w:pStyle w:val="BodyText"/>
        <w:spacing w:before="6"/>
        <w:rPr>
          <w:sz w:val="17"/>
        </w:rPr>
      </w:pPr>
    </w:p>
    <w:p w14:paraId="16646D0C" w14:textId="77777777" w:rsidR="00EC7641" w:rsidRDefault="007774D2">
      <w:pPr>
        <w:pStyle w:val="BodyText"/>
        <w:spacing w:before="1" w:line="196" w:lineRule="auto"/>
        <w:ind w:left="1313" w:right="1088"/>
      </w:pPr>
      <w:r>
        <w:t xml:space="preserve">It is expected that </w:t>
      </w:r>
      <w:proofErr w:type="gramStart"/>
      <w:r>
        <w:t>the majority of</w:t>
      </w:r>
      <w:proofErr w:type="gramEnd"/>
      <w:r>
        <w:t xml:space="preserve"> Code users will primarily follow the acceptable solutions</w:t>
      </w:r>
      <w:r>
        <w:rPr>
          <w:spacing w:val="-6"/>
        </w:rPr>
        <w:t xml:space="preserve"> </w:t>
      </w:r>
      <w:r>
        <w:t>presented</w:t>
      </w:r>
      <w:r>
        <w:rPr>
          <w:spacing w:val="-6"/>
        </w:rPr>
        <w:t xml:space="preserve"> </w:t>
      </w:r>
      <w:r>
        <w:t>in</w:t>
      </w:r>
      <w:r>
        <w:rPr>
          <w:spacing w:val="-6"/>
        </w:rPr>
        <w:t xml:space="preserve"> </w:t>
      </w:r>
      <w:r>
        <w:t>Division</w:t>
      </w:r>
      <w:r>
        <w:rPr>
          <w:spacing w:val="-6"/>
        </w:rPr>
        <w:t xml:space="preserve"> </w:t>
      </w:r>
      <w:r>
        <w:t>B</w:t>
      </w:r>
      <w:r>
        <w:rPr>
          <w:spacing w:val="-6"/>
        </w:rPr>
        <w:t xml:space="preserve"> </w:t>
      </w:r>
      <w:r>
        <w:t>and</w:t>
      </w:r>
      <w:r>
        <w:rPr>
          <w:spacing w:val="-6"/>
        </w:rPr>
        <w:t xml:space="preserve"> </w:t>
      </w:r>
      <w:r>
        <w:t>that</w:t>
      </w:r>
      <w:r>
        <w:rPr>
          <w:spacing w:val="-6"/>
        </w:rPr>
        <w:t xml:space="preserve"> </w:t>
      </w:r>
      <w:r>
        <w:t>they</w:t>
      </w:r>
      <w:r>
        <w:rPr>
          <w:spacing w:val="-6"/>
        </w:rPr>
        <w:t xml:space="preserve"> </w:t>
      </w:r>
      <w:r>
        <w:t>will</w:t>
      </w:r>
      <w:r>
        <w:rPr>
          <w:spacing w:val="-6"/>
        </w:rPr>
        <w:t xml:space="preserve"> </w:t>
      </w:r>
      <w:r>
        <w:t>consult</w:t>
      </w:r>
      <w:r>
        <w:rPr>
          <w:spacing w:val="-6"/>
        </w:rPr>
        <w:t xml:space="preserve"> </w:t>
      </w:r>
      <w:r>
        <w:t>Division</w:t>
      </w:r>
      <w:r>
        <w:rPr>
          <w:spacing w:val="-6"/>
        </w:rPr>
        <w:t xml:space="preserve"> </w:t>
      </w:r>
      <w:r>
        <w:t>A</w:t>
      </w:r>
      <w:r>
        <w:rPr>
          <w:spacing w:val="-6"/>
        </w:rPr>
        <w:t xml:space="preserve"> </w:t>
      </w:r>
      <w:r>
        <w:t>only</w:t>
      </w:r>
      <w:r>
        <w:rPr>
          <w:spacing w:val="-6"/>
        </w:rPr>
        <w:t xml:space="preserve"> </w:t>
      </w:r>
      <w:r>
        <w:t>when</w:t>
      </w:r>
      <w:r>
        <w:rPr>
          <w:spacing w:val="-6"/>
        </w:rPr>
        <w:t xml:space="preserve"> </w:t>
      </w:r>
      <w:r>
        <w:t>seeking clarification on the application of Division B's requirements to a particular situation, when considering an alternative solution, or when looking up the definition of selected terms in the context of the NBC.</w:t>
      </w:r>
    </w:p>
    <w:p w14:paraId="25B824C0" w14:textId="77777777" w:rsidR="00EC7641" w:rsidRDefault="00EC7641">
      <w:pPr>
        <w:pStyle w:val="BodyText"/>
        <w:spacing w:before="8"/>
        <w:rPr>
          <w:sz w:val="16"/>
        </w:rPr>
      </w:pPr>
    </w:p>
    <w:p w14:paraId="2466A6DA" w14:textId="77777777" w:rsidR="00EC7641" w:rsidRDefault="007774D2">
      <w:pPr>
        <w:pStyle w:val="Heading3"/>
        <w:spacing w:before="1"/>
      </w:pPr>
      <w:r>
        <w:t>Division</w:t>
      </w:r>
      <w:r>
        <w:rPr>
          <w:spacing w:val="-7"/>
        </w:rPr>
        <w:t xml:space="preserve"> </w:t>
      </w:r>
      <w:r>
        <w:t>C:</w:t>
      </w:r>
      <w:r>
        <w:rPr>
          <w:spacing w:val="-6"/>
        </w:rPr>
        <w:t xml:space="preserve"> </w:t>
      </w:r>
      <w:r>
        <w:t>Administrative</w:t>
      </w:r>
      <w:r>
        <w:rPr>
          <w:spacing w:val="-6"/>
        </w:rPr>
        <w:t xml:space="preserve"> </w:t>
      </w:r>
      <w:r>
        <w:rPr>
          <w:spacing w:val="-2"/>
        </w:rPr>
        <w:t>Provisions</w:t>
      </w:r>
    </w:p>
    <w:p w14:paraId="111BCF84" w14:textId="77777777" w:rsidR="00EC7641" w:rsidRDefault="00EC7641">
      <w:pPr>
        <w:pStyle w:val="BodyText"/>
        <w:spacing w:before="11"/>
        <w:rPr>
          <w:rFonts w:ascii="Helvetica LT Std"/>
          <w:b/>
          <w:sz w:val="19"/>
        </w:rPr>
      </w:pPr>
    </w:p>
    <w:p w14:paraId="72F4B804" w14:textId="77777777" w:rsidR="00EC7641" w:rsidRDefault="007774D2">
      <w:pPr>
        <w:pStyle w:val="BodyText"/>
        <w:spacing w:line="196" w:lineRule="auto"/>
        <w:ind w:left="1314" w:right="1147"/>
        <w:rPr>
          <w:ins w:id="51" w:author="Watt, Stephen HOUS:EX" w:date="2023-08-23T08:22:00Z"/>
        </w:rPr>
      </w:pPr>
      <w:r>
        <w:t>Division C contains administrative provisions relating to the application of the Code. Many provinces and territories establish their own administrative provisions upon adopting</w:t>
      </w:r>
      <w:r>
        <w:rPr>
          <w:spacing w:val="-1"/>
        </w:rPr>
        <w:t xml:space="preserve"> </w:t>
      </w:r>
      <w:r>
        <w:t>or</w:t>
      </w:r>
      <w:r>
        <w:rPr>
          <w:spacing w:val="-2"/>
        </w:rPr>
        <w:t xml:space="preserve"> </w:t>
      </w:r>
      <w:r>
        <w:t>adapting</w:t>
      </w:r>
      <w:r>
        <w:rPr>
          <w:spacing w:val="-1"/>
        </w:rPr>
        <w:t xml:space="preserve"> </w:t>
      </w:r>
      <w:r>
        <w:t>the</w:t>
      </w:r>
      <w:r>
        <w:rPr>
          <w:spacing w:val="-2"/>
        </w:rPr>
        <w:t xml:space="preserve"> </w:t>
      </w:r>
      <w:r>
        <w:t>NBC;</w:t>
      </w:r>
      <w:r>
        <w:rPr>
          <w:spacing w:val="-2"/>
        </w:rPr>
        <w:t xml:space="preserve"> </w:t>
      </w:r>
      <w:r>
        <w:t>having</w:t>
      </w:r>
      <w:r>
        <w:rPr>
          <w:spacing w:val="-1"/>
        </w:rPr>
        <w:t xml:space="preserve"> </w:t>
      </w:r>
      <w:r>
        <w:t>all</w:t>
      </w:r>
      <w:r>
        <w:rPr>
          <w:spacing w:val="-2"/>
        </w:rPr>
        <w:t xml:space="preserve"> </w:t>
      </w:r>
      <w:r>
        <w:t>the</w:t>
      </w:r>
      <w:r>
        <w:rPr>
          <w:spacing w:val="-1"/>
        </w:rPr>
        <w:t xml:space="preserve"> </w:t>
      </w:r>
      <w:r>
        <w:t>administrative</w:t>
      </w:r>
      <w:r>
        <w:rPr>
          <w:spacing w:val="-1"/>
        </w:rPr>
        <w:t xml:space="preserve"> </w:t>
      </w:r>
      <w:r>
        <w:t>provisions</w:t>
      </w:r>
      <w:r>
        <w:rPr>
          <w:spacing w:val="-2"/>
        </w:rPr>
        <w:t xml:space="preserve"> </w:t>
      </w:r>
      <w:r>
        <w:t>in</w:t>
      </w:r>
      <w:r>
        <w:rPr>
          <w:spacing w:val="-1"/>
        </w:rPr>
        <w:t xml:space="preserve"> </w:t>
      </w:r>
      <w:r>
        <w:t>one</w:t>
      </w:r>
      <w:r>
        <w:rPr>
          <w:spacing w:val="-2"/>
        </w:rPr>
        <w:t xml:space="preserve"> </w:t>
      </w:r>
      <w:r>
        <w:t>Division facilitates their customization to suit jurisdictional needs.</w:t>
      </w:r>
    </w:p>
    <w:p w14:paraId="0F821534" w14:textId="77777777" w:rsidR="00CD2324" w:rsidRDefault="00CD2324">
      <w:pPr>
        <w:pStyle w:val="BodyText"/>
        <w:spacing w:line="196" w:lineRule="auto"/>
        <w:ind w:left="1314" w:right="1147"/>
        <w:rPr>
          <w:ins w:id="52" w:author="Watt, Stephen HOUS:EX" w:date="2023-08-23T08:22:00Z"/>
        </w:rPr>
      </w:pPr>
    </w:p>
    <w:tbl>
      <w:tblPr>
        <w:tblStyle w:val="TableGrid"/>
        <w:tblW w:w="9072" w:type="dxa"/>
        <w:tblInd w:w="1129" w:type="dxa"/>
        <w:tblLook w:val="04A0" w:firstRow="1" w:lastRow="0" w:firstColumn="1" w:lastColumn="0" w:noHBand="0" w:noVBand="1"/>
      </w:tblPr>
      <w:tblGrid>
        <w:gridCol w:w="9072"/>
      </w:tblGrid>
      <w:tr w:rsidR="00CD2324" w14:paraId="132114DB" w14:textId="77777777" w:rsidTr="00524E4B">
        <w:trPr>
          <w:ins w:id="53" w:author="Watt, Stephen HOUS:EX" w:date="2023-08-23T08:22:00Z"/>
        </w:trPr>
        <w:tc>
          <w:tcPr>
            <w:tcW w:w="9072" w:type="dxa"/>
          </w:tcPr>
          <w:p w14:paraId="0F140C83" w14:textId="0757D7F4" w:rsidR="00CD2324" w:rsidRDefault="00CD2324" w:rsidP="00111B62">
            <w:pPr>
              <w:pStyle w:val="BodyText"/>
              <w:spacing w:before="3"/>
              <w:rPr>
                <w:ins w:id="54" w:author="Watt, Stephen HOUS:EX" w:date="2023-08-23T08:22:00Z"/>
                <w:sz w:val="17"/>
              </w:rPr>
            </w:pPr>
            <w:ins w:id="55" w:author="Watt, Stephen HOUS:EX" w:date="2023-08-23T08:23:00Z">
              <w:r>
                <w:t>The BCBC contains some unique administrative provisions in Div</w:t>
              </w:r>
            </w:ins>
            <w:ins w:id="56" w:author="Watt, Stephen HOUS:EX" w:date="2023-08-23T08:45:00Z">
              <w:r w:rsidR="00C12BA0">
                <w:t>ision</w:t>
              </w:r>
            </w:ins>
            <w:ins w:id="57" w:author="Watt, Stephen HOUS:EX" w:date="2023-08-23T08:23:00Z">
              <w:r>
                <w:t xml:space="preserve"> C</w:t>
              </w:r>
            </w:ins>
            <w:ins w:id="58" w:author="Watt, Stephen HOUS:EX" w:date="2023-08-23T08:45:00Z">
              <w:r w:rsidR="00C12BA0">
                <w:t>.</w:t>
              </w:r>
            </w:ins>
          </w:p>
        </w:tc>
      </w:tr>
    </w:tbl>
    <w:p w14:paraId="31447315" w14:textId="77777777" w:rsidR="00EC7641" w:rsidRDefault="00EC7641">
      <w:pPr>
        <w:pStyle w:val="BodyText"/>
        <w:spacing w:before="6"/>
        <w:rPr>
          <w:sz w:val="17"/>
        </w:rPr>
      </w:pPr>
    </w:p>
    <w:p w14:paraId="29FFA966" w14:textId="77777777" w:rsidR="00EC7641" w:rsidRDefault="007774D2">
      <w:pPr>
        <w:pStyle w:val="BodyText"/>
        <w:spacing w:line="196" w:lineRule="auto"/>
        <w:ind w:left="1314" w:right="1271"/>
      </w:pPr>
      <w:r>
        <w:t>In addition, a separate document entitled Administrative Requirements for Use with the National Building Code of Canada 1985 is automatically adopted, in accordance with Article 2.2.1.1.</w:t>
      </w:r>
      <w:r>
        <w:rPr>
          <w:spacing w:val="-1"/>
        </w:rPr>
        <w:t xml:space="preserve"> </w:t>
      </w:r>
      <w:r>
        <w:t>of Division</w:t>
      </w:r>
      <w:r>
        <w:rPr>
          <w:spacing w:val="-1"/>
        </w:rPr>
        <w:t xml:space="preserve"> </w:t>
      </w:r>
      <w:r>
        <w:t>C,</w:t>
      </w:r>
      <w:r>
        <w:rPr>
          <w:spacing w:val="-1"/>
        </w:rPr>
        <w:t xml:space="preserve"> </w:t>
      </w:r>
      <w:r>
        <w:t>if the</w:t>
      </w:r>
      <w:r>
        <w:rPr>
          <w:spacing w:val="-1"/>
        </w:rPr>
        <w:t xml:space="preserve"> </w:t>
      </w:r>
      <w:r>
        <w:t>authority having jurisdiction</w:t>
      </w:r>
      <w:r>
        <w:rPr>
          <w:spacing w:val="-1"/>
        </w:rPr>
        <w:t xml:space="preserve"> </w:t>
      </w:r>
      <w:r>
        <w:t>does not</w:t>
      </w:r>
      <w:r>
        <w:rPr>
          <w:spacing w:val="-1"/>
        </w:rPr>
        <w:t xml:space="preserve"> </w:t>
      </w:r>
      <w:r>
        <w:t>provide other administrative requirements.</w:t>
      </w:r>
    </w:p>
    <w:p w14:paraId="50126D72" w14:textId="77777777" w:rsidR="00EC7641" w:rsidRDefault="00EC7641">
      <w:pPr>
        <w:pStyle w:val="BodyText"/>
        <w:spacing w:before="9"/>
        <w:rPr>
          <w:sz w:val="16"/>
        </w:rPr>
      </w:pPr>
    </w:p>
    <w:p w14:paraId="6DFD7B83" w14:textId="77777777" w:rsidR="00EC7641" w:rsidRDefault="007774D2">
      <w:pPr>
        <w:pStyle w:val="Heading3"/>
      </w:pPr>
      <w:r>
        <w:t>Relationship</w:t>
      </w:r>
      <w:r>
        <w:rPr>
          <w:spacing w:val="-4"/>
        </w:rPr>
        <w:t xml:space="preserve"> </w:t>
      </w:r>
      <w:r>
        <w:t>between</w:t>
      </w:r>
      <w:r>
        <w:rPr>
          <w:spacing w:val="-3"/>
        </w:rPr>
        <w:t xml:space="preserve"> </w:t>
      </w:r>
      <w:r>
        <w:t>Division</w:t>
      </w:r>
      <w:r>
        <w:rPr>
          <w:spacing w:val="-3"/>
        </w:rPr>
        <w:t xml:space="preserve"> </w:t>
      </w:r>
      <w:r>
        <w:t>A</w:t>
      </w:r>
      <w:r>
        <w:rPr>
          <w:spacing w:val="-5"/>
        </w:rPr>
        <w:t xml:space="preserve"> </w:t>
      </w:r>
      <w:r>
        <w:t>and</w:t>
      </w:r>
      <w:r>
        <w:rPr>
          <w:spacing w:val="-3"/>
        </w:rPr>
        <w:t xml:space="preserve"> </w:t>
      </w:r>
      <w:r>
        <w:t>Division</w:t>
      </w:r>
      <w:r>
        <w:rPr>
          <w:spacing w:val="-4"/>
        </w:rPr>
        <w:t xml:space="preserve"> </w:t>
      </w:r>
      <w:r>
        <w:rPr>
          <w:spacing w:val="-10"/>
        </w:rPr>
        <w:t>B</w:t>
      </w:r>
    </w:p>
    <w:p w14:paraId="30784D46" w14:textId="77777777" w:rsidR="00EC7641" w:rsidRDefault="00EC7641">
      <w:pPr>
        <w:pStyle w:val="BodyText"/>
        <w:spacing w:before="11"/>
        <w:rPr>
          <w:rFonts w:ascii="Helvetica LT Std"/>
          <w:b/>
          <w:sz w:val="19"/>
        </w:rPr>
      </w:pPr>
    </w:p>
    <w:p w14:paraId="12393380" w14:textId="77777777" w:rsidR="00EC7641" w:rsidRDefault="007774D2" w:rsidP="00993691">
      <w:pPr>
        <w:pStyle w:val="BodyText"/>
        <w:spacing w:after="120" w:line="196" w:lineRule="auto"/>
        <w:ind w:left="1314" w:right="1082"/>
        <w:jc w:val="both"/>
        <w:rPr>
          <w:ins w:id="59" w:author="Watt, Stephen HOUS:EX" w:date="2023-08-23T08:35:00Z"/>
          <w:spacing w:val="-2"/>
        </w:rPr>
      </w:pPr>
      <w:r>
        <w:lastRenderedPageBreak/>
        <w:t>Sentence 1.2.1.1.(1) of Division A is a very important sentence: it is a precise statement of the</w:t>
      </w:r>
      <w:r>
        <w:rPr>
          <w:spacing w:val="-9"/>
        </w:rPr>
        <w:t xml:space="preserve"> </w:t>
      </w:r>
      <w:r>
        <w:t>relationship</w:t>
      </w:r>
      <w:r>
        <w:rPr>
          <w:spacing w:val="-8"/>
        </w:rPr>
        <w:t xml:space="preserve"> </w:t>
      </w:r>
      <w:r>
        <w:t>between</w:t>
      </w:r>
      <w:r>
        <w:rPr>
          <w:spacing w:val="-8"/>
        </w:rPr>
        <w:t xml:space="preserve"> </w:t>
      </w:r>
      <w:r>
        <w:t>Divisions</w:t>
      </w:r>
      <w:r>
        <w:rPr>
          <w:spacing w:val="-9"/>
        </w:rPr>
        <w:t xml:space="preserve"> </w:t>
      </w:r>
      <w:r>
        <w:t>A</w:t>
      </w:r>
      <w:r>
        <w:rPr>
          <w:spacing w:val="-8"/>
        </w:rPr>
        <w:t xml:space="preserve"> </w:t>
      </w:r>
      <w:r>
        <w:t>and</w:t>
      </w:r>
      <w:r>
        <w:rPr>
          <w:spacing w:val="-9"/>
        </w:rPr>
        <w:t xml:space="preserve"> </w:t>
      </w:r>
      <w:r>
        <w:t>B</w:t>
      </w:r>
      <w:r>
        <w:rPr>
          <w:spacing w:val="-9"/>
        </w:rPr>
        <w:t xml:space="preserve"> </w:t>
      </w:r>
      <w:r>
        <w:t>and</w:t>
      </w:r>
      <w:r>
        <w:rPr>
          <w:spacing w:val="-9"/>
        </w:rPr>
        <w:t xml:space="preserve"> </w:t>
      </w:r>
      <w:r>
        <w:t>is</w:t>
      </w:r>
      <w:r>
        <w:rPr>
          <w:spacing w:val="-9"/>
        </w:rPr>
        <w:t xml:space="preserve"> </w:t>
      </w:r>
      <w:r>
        <w:t>central</w:t>
      </w:r>
      <w:r>
        <w:rPr>
          <w:spacing w:val="-10"/>
        </w:rPr>
        <w:t xml:space="preserve"> </w:t>
      </w:r>
      <w:r>
        <w:t>to</w:t>
      </w:r>
      <w:r>
        <w:rPr>
          <w:spacing w:val="-9"/>
        </w:rPr>
        <w:t xml:space="preserve"> </w:t>
      </w:r>
      <w:r>
        <w:t>the</w:t>
      </w:r>
      <w:r>
        <w:rPr>
          <w:spacing w:val="-8"/>
        </w:rPr>
        <w:t xml:space="preserve"> </w:t>
      </w:r>
      <w:r>
        <w:t>concept</w:t>
      </w:r>
      <w:r>
        <w:rPr>
          <w:spacing w:val="-9"/>
        </w:rPr>
        <w:t xml:space="preserve"> </w:t>
      </w:r>
      <w:r>
        <w:t>of</w:t>
      </w:r>
      <w:r>
        <w:rPr>
          <w:spacing w:val="-9"/>
        </w:rPr>
        <w:t xml:space="preserve"> </w:t>
      </w:r>
      <w:r>
        <w:t xml:space="preserve">objective-based </w:t>
      </w:r>
      <w:r>
        <w:rPr>
          <w:spacing w:val="-2"/>
        </w:rPr>
        <w:t>codes.</w:t>
      </w:r>
    </w:p>
    <w:p w14:paraId="4C4D84B4" w14:textId="77777777" w:rsidR="008660EB" w:rsidRDefault="008660EB" w:rsidP="008660EB">
      <w:pPr>
        <w:pStyle w:val="BodyText"/>
        <w:numPr>
          <w:ilvl w:val="0"/>
          <w:numId w:val="5"/>
        </w:numPr>
        <w:tabs>
          <w:tab w:val="left" w:pos="718"/>
        </w:tabs>
        <w:spacing w:before="11" w:line="245" w:lineRule="exact"/>
        <w:rPr>
          <w:ins w:id="60" w:author="Watt, Stephen HOUS:EX" w:date="2023-08-23T08:33:00Z"/>
          <w:color w:val="000000"/>
        </w:rPr>
      </w:pPr>
      <w:ins w:id="61" w:author="Watt, Stephen HOUS:EX" w:date="2023-08-23T08:33:00Z">
        <w:r>
          <w:rPr>
            <w:color w:val="000000"/>
          </w:rPr>
          <w:t>Compliance</w:t>
        </w:r>
        <w:r>
          <w:rPr>
            <w:color w:val="000000"/>
            <w:spacing w:val="2"/>
          </w:rPr>
          <w:t xml:space="preserve"> </w:t>
        </w:r>
        <w:r>
          <w:rPr>
            <w:color w:val="000000"/>
          </w:rPr>
          <w:t>with</w:t>
        </w:r>
        <w:r>
          <w:rPr>
            <w:color w:val="000000"/>
            <w:spacing w:val="2"/>
          </w:rPr>
          <w:t xml:space="preserve"> </w:t>
        </w:r>
        <w:r>
          <w:rPr>
            <w:color w:val="000000"/>
          </w:rPr>
          <w:t>this</w:t>
        </w:r>
        <w:r>
          <w:rPr>
            <w:color w:val="000000"/>
            <w:spacing w:val="2"/>
          </w:rPr>
          <w:t xml:space="preserve"> </w:t>
        </w:r>
        <w:r>
          <w:rPr>
            <w:color w:val="000000"/>
          </w:rPr>
          <w:t>Code</w:t>
        </w:r>
        <w:r>
          <w:rPr>
            <w:color w:val="000000"/>
            <w:spacing w:val="2"/>
          </w:rPr>
          <w:t xml:space="preserve"> </w:t>
        </w:r>
        <w:r>
          <w:rPr>
            <w:color w:val="000000"/>
          </w:rPr>
          <w:t>shall</w:t>
        </w:r>
        <w:r>
          <w:rPr>
            <w:color w:val="000000"/>
            <w:spacing w:val="2"/>
          </w:rPr>
          <w:t xml:space="preserve"> </w:t>
        </w:r>
        <w:r>
          <w:rPr>
            <w:color w:val="000000"/>
          </w:rPr>
          <w:t>be</w:t>
        </w:r>
        <w:r>
          <w:rPr>
            <w:color w:val="000000"/>
            <w:spacing w:val="2"/>
          </w:rPr>
          <w:t xml:space="preserve"> </w:t>
        </w:r>
        <w:r>
          <w:rPr>
            <w:color w:val="000000"/>
          </w:rPr>
          <w:t>achieved</w:t>
        </w:r>
        <w:r>
          <w:rPr>
            <w:color w:val="000000"/>
            <w:spacing w:val="3"/>
          </w:rPr>
          <w:t xml:space="preserve"> </w:t>
        </w:r>
        <w:r>
          <w:rPr>
            <w:color w:val="000000"/>
            <w:spacing w:val="-5"/>
          </w:rPr>
          <w:t>by</w:t>
        </w:r>
      </w:ins>
    </w:p>
    <w:p w14:paraId="54E8CD39" w14:textId="77777777" w:rsidR="008660EB" w:rsidRDefault="008660EB" w:rsidP="008660EB">
      <w:pPr>
        <w:pStyle w:val="BodyText"/>
        <w:numPr>
          <w:ilvl w:val="1"/>
          <w:numId w:val="5"/>
        </w:numPr>
        <w:tabs>
          <w:tab w:val="left" w:pos="718"/>
        </w:tabs>
        <w:spacing w:before="15" w:line="194" w:lineRule="auto"/>
        <w:ind w:right="903" w:hanging="373"/>
        <w:jc w:val="both"/>
        <w:rPr>
          <w:ins w:id="62" w:author="Watt, Stephen HOUS:EX" w:date="2023-08-23T08:33:00Z"/>
          <w:color w:val="000000"/>
        </w:rPr>
      </w:pPr>
      <w:ins w:id="63" w:author="Watt, Stephen HOUS:EX" w:date="2023-08-23T08:33:00Z">
        <w:r>
          <w:rPr>
            <w:color w:val="000000"/>
          </w:rPr>
          <w:t>complying</w:t>
        </w:r>
        <w:r>
          <w:rPr>
            <w:color w:val="000000"/>
            <w:spacing w:val="-3"/>
          </w:rPr>
          <w:t xml:space="preserve"> </w:t>
        </w:r>
        <w:r>
          <w:rPr>
            <w:color w:val="000000"/>
          </w:rPr>
          <w:t>with</w:t>
        </w:r>
        <w:r>
          <w:rPr>
            <w:color w:val="000000"/>
            <w:spacing w:val="-2"/>
          </w:rPr>
          <w:t xml:space="preserve"> </w:t>
        </w:r>
        <w:r>
          <w:rPr>
            <w:color w:val="000000"/>
          </w:rPr>
          <w:t>the</w:t>
        </w:r>
        <w:r>
          <w:rPr>
            <w:color w:val="000000"/>
            <w:spacing w:val="-3"/>
          </w:rPr>
          <w:t xml:space="preserve"> </w:t>
        </w:r>
        <w:r>
          <w:rPr>
            <w:color w:val="000000"/>
          </w:rPr>
          <w:t>applicable</w:t>
        </w:r>
        <w:r>
          <w:rPr>
            <w:color w:val="000000"/>
            <w:spacing w:val="-2"/>
          </w:rPr>
          <w:t xml:space="preserve"> </w:t>
        </w:r>
        <w:r>
          <w:rPr>
            <w:color w:val="000000"/>
          </w:rPr>
          <w:t>acceptable</w:t>
        </w:r>
        <w:r>
          <w:rPr>
            <w:color w:val="000000"/>
            <w:spacing w:val="-2"/>
          </w:rPr>
          <w:t xml:space="preserve"> </w:t>
        </w:r>
        <w:r>
          <w:rPr>
            <w:color w:val="000000"/>
          </w:rPr>
          <w:t>solutions</w:t>
        </w:r>
        <w:r>
          <w:rPr>
            <w:color w:val="000000"/>
            <w:spacing w:val="-3"/>
          </w:rPr>
          <w:t xml:space="preserve"> </w:t>
        </w:r>
        <w:r>
          <w:rPr>
            <w:color w:val="000000"/>
          </w:rPr>
          <w:t>in</w:t>
        </w:r>
        <w:r>
          <w:rPr>
            <w:color w:val="000000"/>
            <w:spacing w:val="-2"/>
          </w:rPr>
          <w:t xml:space="preserve"> </w:t>
        </w:r>
        <w:r>
          <w:rPr>
            <w:color w:val="000000"/>
          </w:rPr>
          <w:t>Division</w:t>
        </w:r>
        <w:r>
          <w:rPr>
            <w:color w:val="000000"/>
            <w:spacing w:val="-2"/>
          </w:rPr>
          <w:t xml:space="preserve"> </w:t>
        </w:r>
        <w:r>
          <w:rPr>
            <w:color w:val="000000"/>
          </w:rPr>
          <w:t>B</w:t>
        </w:r>
        <w:r>
          <w:rPr>
            <w:color w:val="000000"/>
            <w:spacing w:val="-2"/>
          </w:rPr>
          <w:t xml:space="preserve"> </w:t>
        </w:r>
        <w:r>
          <w:rPr>
            <w:color w:val="000000"/>
          </w:rPr>
          <w:t>(see</w:t>
        </w:r>
        <w:r>
          <w:rPr>
            <w:color w:val="000000"/>
            <w:spacing w:val="-3"/>
          </w:rPr>
          <w:t xml:space="preserve"> </w:t>
        </w:r>
        <w:r>
          <w:rPr>
            <w:color w:val="000000"/>
          </w:rPr>
          <w:t>Note A-1.2.1.1.(1)(a)), or</w:t>
        </w:r>
      </w:ins>
    </w:p>
    <w:p w14:paraId="0215E9C3" w14:textId="77777777" w:rsidR="008660EB" w:rsidRDefault="008660EB" w:rsidP="00993691">
      <w:pPr>
        <w:pStyle w:val="BodyText"/>
        <w:numPr>
          <w:ilvl w:val="1"/>
          <w:numId w:val="5"/>
        </w:numPr>
        <w:tabs>
          <w:tab w:val="left" w:pos="718"/>
        </w:tabs>
        <w:spacing w:line="196" w:lineRule="auto"/>
        <w:ind w:right="942" w:hanging="373"/>
        <w:jc w:val="both"/>
        <w:rPr>
          <w:ins w:id="64" w:author="Watt, Stephen HOUS:EX" w:date="2023-08-23T08:33:00Z"/>
          <w:color w:val="000000"/>
        </w:rPr>
      </w:pPr>
      <w:ins w:id="65" w:author="Watt, Stephen HOUS:EX" w:date="2023-08-23T08:33:00Z">
        <w:r>
          <w:rPr>
            <w:color w:val="000000"/>
          </w:rPr>
          <w:t>using alternative solutions that will achieve at least the minimum level of performance required by Division B in the areas defined by the objectives and</w:t>
        </w:r>
        <w:r>
          <w:rPr>
            <w:color w:val="000000"/>
            <w:spacing w:val="-2"/>
          </w:rPr>
          <w:t xml:space="preserve"> </w:t>
        </w:r>
        <w:r>
          <w:rPr>
            <w:color w:val="000000"/>
          </w:rPr>
          <w:t>functional</w:t>
        </w:r>
        <w:r>
          <w:rPr>
            <w:color w:val="000000"/>
            <w:spacing w:val="-4"/>
          </w:rPr>
          <w:t xml:space="preserve"> </w:t>
        </w:r>
        <w:r>
          <w:rPr>
            <w:color w:val="000000"/>
          </w:rPr>
          <w:t>statements</w:t>
        </w:r>
        <w:r>
          <w:rPr>
            <w:color w:val="000000"/>
            <w:spacing w:val="-3"/>
          </w:rPr>
          <w:t xml:space="preserve"> </w:t>
        </w:r>
        <w:r>
          <w:rPr>
            <w:color w:val="000000"/>
          </w:rPr>
          <w:t>attributed</w:t>
        </w:r>
        <w:r>
          <w:rPr>
            <w:color w:val="000000"/>
            <w:spacing w:val="-2"/>
          </w:rPr>
          <w:t xml:space="preserve"> </w:t>
        </w:r>
        <w:r>
          <w:rPr>
            <w:color w:val="000000"/>
          </w:rPr>
          <w:t>to</w:t>
        </w:r>
        <w:r>
          <w:rPr>
            <w:color w:val="000000"/>
            <w:spacing w:val="-2"/>
          </w:rPr>
          <w:t xml:space="preserve"> </w:t>
        </w:r>
        <w:r>
          <w:rPr>
            <w:color w:val="000000"/>
          </w:rPr>
          <w:t>the</w:t>
        </w:r>
        <w:r>
          <w:rPr>
            <w:color w:val="000000"/>
            <w:spacing w:val="-3"/>
          </w:rPr>
          <w:t xml:space="preserve"> </w:t>
        </w:r>
        <w:r>
          <w:rPr>
            <w:color w:val="000000"/>
          </w:rPr>
          <w:t>applicable</w:t>
        </w:r>
        <w:r>
          <w:rPr>
            <w:color w:val="000000"/>
            <w:spacing w:val="-3"/>
          </w:rPr>
          <w:t xml:space="preserve"> </w:t>
        </w:r>
        <w:r>
          <w:rPr>
            <w:color w:val="000000"/>
          </w:rPr>
          <w:t>acceptable</w:t>
        </w:r>
        <w:r>
          <w:rPr>
            <w:color w:val="000000"/>
            <w:spacing w:val="-3"/>
          </w:rPr>
          <w:t xml:space="preserve"> </w:t>
        </w:r>
        <w:r>
          <w:rPr>
            <w:color w:val="000000"/>
          </w:rPr>
          <w:t>solutions (see Note A-1.2.1.1.(1)(b)).</w:t>
        </w:r>
      </w:ins>
    </w:p>
    <w:p w14:paraId="66497199" w14:textId="77777777" w:rsidR="008660EB" w:rsidRDefault="008660EB">
      <w:pPr>
        <w:pStyle w:val="BodyText"/>
        <w:spacing w:before="1" w:line="196" w:lineRule="auto"/>
        <w:ind w:left="1314" w:right="1082"/>
        <w:jc w:val="both"/>
      </w:pPr>
    </w:p>
    <w:p w14:paraId="1D9B6843" w14:textId="77777777" w:rsidR="00EC7641" w:rsidRDefault="00EC7641">
      <w:pPr>
        <w:spacing w:line="196" w:lineRule="auto"/>
        <w:jc w:val="both"/>
        <w:rPr>
          <w:ins w:id="66" w:author="Watt, Stephen HOUS:EX" w:date="2023-08-23T08:32:00Z"/>
        </w:rPr>
      </w:pPr>
    </w:p>
    <w:p w14:paraId="37796A66" w14:textId="77777777" w:rsidR="008660EB" w:rsidRDefault="008660EB">
      <w:pPr>
        <w:spacing w:line="196" w:lineRule="auto"/>
        <w:jc w:val="both"/>
        <w:sectPr w:rsidR="008660EB" w:rsidSect="00C12BA0">
          <w:pgSz w:w="12240" w:h="15840"/>
          <w:pgMar w:top="1321" w:right="1077" w:bottom="420" w:left="839" w:header="374" w:footer="238" w:gutter="0"/>
          <w:cols w:space="720"/>
        </w:sectPr>
      </w:pPr>
    </w:p>
    <w:p w14:paraId="47F3AE09" w14:textId="77777777" w:rsidR="00EC7641" w:rsidRDefault="00EC7641">
      <w:pPr>
        <w:pStyle w:val="BodyText"/>
        <w:spacing w:before="10"/>
        <w:rPr>
          <w:sz w:val="7"/>
        </w:rPr>
      </w:pPr>
    </w:p>
    <w:p w14:paraId="6A686715" w14:textId="53992C50" w:rsidR="00EC7641" w:rsidRDefault="00F56C8B" w:rsidP="00993691">
      <w:pPr>
        <w:pStyle w:val="BodyText"/>
        <w:ind w:left="851"/>
      </w:pPr>
      <w:r>
        <w:rPr>
          <w:noProof/>
        </w:rPr>
        <mc:AlternateContent>
          <mc:Choice Requires="wps">
            <w:drawing>
              <wp:inline distT="0" distB="0" distL="0" distR="0" wp14:anchorId="7E7E99AE" wp14:editId="7EC21ECA">
                <wp:extent cx="5751830" cy="304800"/>
                <wp:effectExtent l="0" t="0" r="20320" b="19050"/>
                <wp:docPr id="2"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1830" cy="304800"/>
                        </a:xfrm>
                        <a:prstGeom prst="rect">
                          <a:avLst/>
                        </a:prstGeom>
                        <a:solidFill>
                          <a:srgbClr val="E6E6E6"/>
                        </a:solidFill>
                        <a:ln w="3810">
                          <a:solidFill>
                            <a:srgbClr val="000000"/>
                          </a:solidFill>
                          <a:miter lim="800000"/>
                          <a:headEnd/>
                          <a:tailEnd/>
                        </a:ln>
                      </wps:spPr>
                      <wps:txbx>
                        <w:txbxContent>
                          <w:p w14:paraId="4C0B327F" w14:textId="50B6E8D9" w:rsidR="00EC7641" w:rsidRPr="008660EB" w:rsidRDefault="008660EB" w:rsidP="008660EB">
                            <w:pPr>
                              <w:pStyle w:val="BodyText"/>
                              <w:tabs>
                                <w:tab w:val="left" w:pos="718"/>
                              </w:tabs>
                              <w:spacing w:line="196" w:lineRule="auto"/>
                              <w:ind w:left="142" w:right="218"/>
                              <w:jc w:val="both"/>
                            </w:pPr>
                            <w:ins w:id="67" w:author="Watt, Stephen HOUS:EX" w:date="2023-08-23T08:37:00Z">
                              <w:r>
                                <w:t>See Article 1.2.1.1. of the BCBC, which differs from above. Additional requirements apply in British Columbia.</w:t>
                              </w:r>
                            </w:ins>
                          </w:p>
                        </w:txbxContent>
                      </wps:txbx>
                      <wps:bodyPr rot="0" vert="horz" wrap="square" lIns="0" tIns="0" rIns="0" bIns="0" anchor="t" anchorCtr="0" upright="1">
                        <a:noAutofit/>
                      </wps:bodyPr>
                    </wps:wsp>
                  </a:graphicData>
                </a:graphic>
              </wp:inline>
            </w:drawing>
          </mc:Choice>
          <mc:Fallback>
            <w:pict>
              <v:shapetype w14:anchorId="7E7E99AE" id="_x0000_t202" coordsize="21600,21600" o:spt="202" path="m,l,21600r21600,l21600,xe">
                <v:stroke joinstyle="miter"/>
                <v:path gradientshapeok="t" o:connecttype="rect"/>
              </v:shapetype>
              <v:shape id="docshape8" o:spid="_x0000_s1026" type="#_x0000_t202" style="width:452.9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" fillcolor="#e6e6e6" strokeweight=".3pt">
                <v:textbox inset="0,0,0,0">
                  <w:txbxContent>
                    <w:p w14:paraId="4C0B327F" w14:textId="50B6E8D9" w:rsidR="00EC7641" w:rsidRPr="008660EB" w:rsidRDefault="008660EB" w:rsidP="008660EB">
                      <w:pPr>
                        <w:pStyle w:val="BodyText"/>
                        <w:tabs>
                          <w:tab w:val="left" w:pos="718"/>
                        </w:tabs>
                        <w:spacing w:line="196" w:lineRule="auto"/>
                        <w:ind w:left="142" w:right="218"/>
                        <w:jc w:val="both"/>
                      </w:pPr>
                      <w:ins w:id="68" w:author="Watt, Stephen HOUS:EX" w:date="2023-08-23T08:37:00Z">
                        <w:r>
                          <w:t>See Article 1.2.1.1. of the BCBC, which differs from above. Additional requirements apply in British Columbia.</w:t>
                        </w:r>
                      </w:ins>
                    </w:p>
                  </w:txbxContent>
                </v:textbox>
                <w10:anchorlock/>
              </v:shape>
            </w:pict>
          </mc:Fallback>
        </mc:AlternateContent>
      </w:r>
    </w:p>
    <w:p w14:paraId="42478C56" w14:textId="77777777" w:rsidR="00EC7641" w:rsidRDefault="00EC7641">
      <w:pPr>
        <w:pStyle w:val="BodyText"/>
        <w:spacing w:before="5"/>
        <w:rPr>
          <w:sz w:val="9"/>
        </w:rPr>
      </w:pPr>
    </w:p>
    <w:p w14:paraId="4DDF94CF" w14:textId="77777777" w:rsidR="00EC7641" w:rsidRDefault="007774D2">
      <w:pPr>
        <w:pStyle w:val="BodyText"/>
        <w:spacing w:before="73" w:line="196" w:lineRule="auto"/>
        <w:ind w:left="834" w:right="1532"/>
      </w:pPr>
      <w:r>
        <w:t>Clause (a) makes it clear that the acceptable solutions in Division B are automatically deemed to satisfy the linked objectives and functional statements of Division A.</w:t>
      </w:r>
    </w:p>
    <w:p w14:paraId="155CB3AD" w14:textId="77777777" w:rsidR="00EC7641" w:rsidRDefault="00EC7641">
      <w:pPr>
        <w:pStyle w:val="BodyText"/>
        <w:spacing w:before="9"/>
        <w:rPr>
          <w:sz w:val="19"/>
        </w:rPr>
      </w:pPr>
    </w:p>
    <w:p w14:paraId="2065AB99" w14:textId="77777777" w:rsidR="00EC7641" w:rsidRDefault="007774D2">
      <w:pPr>
        <w:pStyle w:val="BodyText"/>
        <w:spacing w:line="196" w:lineRule="auto"/>
        <w:ind w:left="833" w:right="1611"/>
      </w:pPr>
      <w:r>
        <w:t>Clause (b) makes it clear that alternative solutions can be used in lieu of compliance</w:t>
      </w:r>
      <w:r>
        <w:rPr>
          <w:spacing w:val="80"/>
        </w:rPr>
        <w:t xml:space="preserve"> </w:t>
      </w:r>
      <w:r>
        <w:t>with the acceptable solutions. However, to do something different from the acceptable solutions</w:t>
      </w:r>
      <w:r>
        <w:rPr>
          <w:spacing w:val="-3"/>
        </w:rPr>
        <w:t xml:space="preserve"> </w:t>
      </w:r>
      <w:r>
        <w:t>described</w:t>
      </w:r>
      <w:r>
        <w:rPr>
          <w:spacing w:val="-3"/>
        </w:rPr>
        <w:t xml:space="preserve"> </w:t>
      </w:r>
      <w:r>
        <w:t>in</w:t>
      </w:r>
      <w:r>
        <w:rPr>
          <w:spacing w:val="-3"/>
        </w:rPr>
        <w:t xml:space="preserve"> </w:t>
      </w:r>
      <w:r>
        <w:t>Division</w:t>
      </w:r>
      <w:r>
        <w:rPr>
          <w:spacing w:val="-2"/>
        </w:rPr>
        <w:t xml:space="preserve"> </w:t>
      </w:r>
      <w:r>
        <w:t>B,</w:t>
      </w:r>
      <w:r>
        <w:rPr>
          <w:spacing w:val="-3"/>
        </w:rPr>
        <w:t xml:space="preserve"> </w:t>
      </w:r>
      <w:r>
        <w:t>a</w:t>
      </w:r>
      <w:r>
        <w:rPr>
          <w:spacing w:val="-2"/>
        </w:rPr>
        <w:t xml:space="preserve"> </w:t>
      </w:r>
      <w:r>
        <w:t>proponent</w:t>
      </w:r>
      <w:r>
        <w:rPr>
          <w:spacing w:val="-4"/>
        </w:rPr>
        <w:t xml:space="preserve"> </w:t>
      </w:r>
      <w:r>
        <w:t>must</w:t>
      </w:r>
      <w:r>
        <w:rPr>
          <w:spacing w:val="-4"/>
        </w:rPr>
        <w:t xml:space="preserve"> </w:t>
      </w:r>
      <w:r>
        <w:t>show</w:t>
      </w:r>
      <w:r>
        <w:rPr>
          <w:spacing w:val="-2"/>
        </w:rPr>
        <w:t xml:space="preserve"> </w:t>
      </w:r>
      <w:r>
        <w:t>that</w:t>
      </w:r>
      <w:r>
        <w:rPr>
          <w:spacing w:val="-4"/>
        </w:rPr>
        <w:t xml:space="preserve"> </w:t>
      </w:r>
      <w:r>
        <w:t>their</w:t>
      </w:r>
      <w:r>
        <w:rPr>
          <w:spacing w:val="-3"/>
        </w:rPr>
        <w:t xml:space="preserve"> </w:t>
      </w:r>
      <w:r>
        <w:t>proposed</w:t>
      </w:r>
      <w:r>
        <w:rPr>
          <w:spacing w:val="-3"/>
        </w:rPr>
        <w:t xml:space="preserve"> </w:t>
      </w:r>
      <w:r>
        <w:t>alternative solution will perform at least as well as the acceptable solution(s) it is replacing. The objectives and functional statements attributed to the acceptable solution(s) identify the areas of performance where this equivalence must be demonstrated.</w:t>
      </w:r>
    </w:p>
    <w:p w14:paraId="7774C573" w14:textId="77777777" w:rsidR="00EC7641" w:rsidRDefault="00EC7641">
      <w:pPr>
        <w:pStyle w:val="BodyText"/>
        <w:spacing w:before="7"/>
        <w:rPr>
          <w:sz w:val="16"/>
        </w:rPr>
      </w:pPr>
    </w:p>
    <w:p w14:paraId="55C7C7CF" w14:textId="77777777" w:rsidR="00EC7641" w:rsidRDefault="007774D2">
      <w:pPr>
        <w:pStyle w:val="Heading3"/>
        <w:ind w:left="474"/>
      </w:pPr>
      <w:r>
        <w:t>Parts</w:t>
      </w:r>
      <w:r>
        <w:rPr>
          <w:spacing w:val="-3"/>
        </w:rPr>
        <w:t xml:space="preserve"> </w:t>
      </w:r>
      <w:r>
        <w:t>in</w:t>
      </w:r>
      <w:r>
        <w:rPr>
          <w:spacing w:val="-3"/>
        </w:rPr>
        <w:t xml:space="preserve"> </w:t>
      </w:r>
      <w:r>
        <w:t>Division</w:t>
      </w:r>
      <w:r>
        <w:rPr>
          <w:spacing w:val="-2"/>
        </w:rPr>
        <w:t xml:space="preserve"> </w:t>
      </w:r>
      <w:r>
        <w:t>B</w:t>
      </w:r>
      <w:r>
        <w:rPr>
          <w:spacing w:val="-3"/>
        </w:rPr>
        <w:t xml:space="preserve"> </w:t>
      </w:r>
      <w:r>
        <w:t>and</w:t>
      </w:r>
      <w:r>
        <w:rPr>
          <w:spacing w:val="-3"/>
        </w:rPr>
        <w:t xml:space="preserve"> </w:t>
      </w:r>
      <w:r>
        <w:t>Professional</w:t>
      </w:r>
      <w:r>
        <w:rPr>
          <w:spacing w:val="-4"/>
        </w:rPr>
        <w:t xml:space="preserve"> </w:t>
      </w:r>
      <w:r>
        <w:rPr>
          <w:spacing w:val="-2"/>
        </w:rPr>
        <w:t>Disciplines</w:t>
      </w:r>
    </w:p>
    <w:p w14:paraId="6C4933ED" w14:textId="77777777" w:rsidR="00EC7641" w:rsidRDefault="00EC7641">
      <w:pPr>
        <w:pStyle w:val="BodyText"/>
        <w:spacing w:before="6"/>
        <w:rPr>
          <w:rFonts w:ascii="Helvetica LT Std"/>
          <w:b/>
          <w:sz w:val="22"/>
        </w:rPr>
      </w:pPr>
    </w:p>
    <w:p w14:paraId="4F5A023C" w14:textId="77777777" w:rsidR="00EC7641" w:rsidRDefault="007774D2">
      <w:pPr>
        <w:pStyle w:val="BodyText"/>
        <w:spacing w:before="1" w:line="194" w:lineRule="auto"/>
        <w:ind w:left="834" w:right="1532"/>
      </w:pPr>
      <w:r>
        <w:t>Division B is organized into Parts that are largely related to professional disciplines. However, this does not mean that a person belonging to a certain profession who is executing the design or construction of a particular building component can necessarily work</w:t>
      </w:r>
      <w:r>
        <w:rPr>
          <w:spacing w:val="-3"/>
        </w:rPr>
        <w:t xml:space="preserve"> </w:t>
      </w:r>
      <w:r>
        <w:t>with</w:t>
      </w:r>
      <w:r>
        <w:rPr>
          <w:spacing w:val="-3"/>
        </w:rPr>
        <w:t xml:space="preserve"> </w:t>
      </w:r>
      <w:r>
        <w:t>only</w:t>
      </w:r>
      <w:r>
        <w:rPr>
          <w:spacing w:val="-3"/>
        </w:rPr>
        <w:t xml:space="preserve"> </w:t>
      </w:r>
      <w:r>
        <w:t>one</w:t>
      </w:r>
      <w:r>
        <w:rPr>
          <w:spacing w:val="-3"/>
        </w:rPr>
        <w:t xml:space="preserve"> </w:t>
      </w:r>
      <w:r>
        <w:t>Part</w:t>
      </w:r>
      <w:r>
        <w:rPr>
          <w:spacing w:val="-3"/>
        </w:rPr>
        <w:t xml:space="preserve"> </w:t>
      </w:r>
      <w:r>
        <w:t>of</w:t>
      </w:r>
      <w:r>
        <w:rPr>
          <w:spacing w:val="-3"/>
        </w:rPr>
        <w:t xml:space="preserve"> </w:t>
      </w:r>
      <w:r>
        <w:t>the</w:t>
      </w:r>
      <w:r>
        <w:rPr>
          <w:spacing w:val="-2"/>
        </w:rPr>
        <w:t xml:space="preserve"> </w:t>
      </w:r>
      <w:r>
        <w:t>Code</w:t>
      </w:r>
      <w:r>
        <w:rPr>
          <w:spacing w:val="-3"/>
        </w:rPr>
        <w:t xml:space="preserve"> </w:t>
      </w:r>
      <w:r>
        <w:t>in</w:t>
      </w:r>
      <w:r>
        <w:rPr>
          <w:spacing w:val="-2"/>
        </w:rPr>
        <w:t xml:space="preserve"> </w:t>
      </w:r>
      <w:r>
        <w:t>isolation</w:t>
      </w:r>
      <w:r>
        <w:rPr>
          <w:spacing w:val="-3"/>
        </w:rPr>
        <w:t xml:space="preserve"> </w:t>
      </w:r>
      <w:r>
        <w:t>since</w:t>
      </w:r>
      <w:r>
        <w:rPr>
          <w:spacing w:val="-3"/>
        </w:rPr>
        <w:t xml:space="preserve"> </w:t>
      </w:r>
      <w:r>
        <w:t>provisions</w:t>
      </w:r>
      <w:r>
        <w:rPr>
          <w:spacing w:val="-3"/>
        </w:rPr>
        <w:t xml:space="preserve"> </w:t>
      </w:r>
      <w:r>
        <w:t>related</w:t>
      </w:r>
      <w:r>
        <w:rPr>
          <w:spacing w:val="-3"/>
        </w:rPr>
        <w:t xml:space="preserve"> </w:t>
      </w:r>
      <w:r>
        <w:t>to</w:t>
      </w:r>
      <w:r>
        <w:rPr>
          <w:spacing w:val="-2"/>
        </w:rPr>
        <w:t xml:space="preserve"> </w:t>
      </w:r>
      <w:r>
        <w:t>that</w:t>
      </w:r>
      <w:r>
        <w:rPr>
          <w:spacing w:val="-4"/>
        </w:rPr>
        <w:t xml:space="preserve"> </w:t>
      </w:r>
      <w:r>
        <w:t>building component may be found in more than one Part.</w:t>
      </w:r>
    </w:p>
    <w:p w14:paraId="4B148A71" w14:textId="77777777" w:rsidR="00EC7641" w:rsidRDefault="00EC7641">
      <w:pPr>
        <w:pStyle w:val="BodyText"/>
        <w:spacing w:before="5"/>
        <w:rPr>
          <w:sz w:val="17"/>
        </w:rPr>
      </w:pPr>
    </w:p>
    <w:p w14:paraId="6E0FF84D" w14:textId="77777777" w:rsidR="00EC7641" w:rsidRDefault="007774D2">
      <w:pPr>
        <w:pStyle w:val="BodyText"/>
        <w:spacing w:before="1"/>
        <w:ind w:left="834"/>
      </w:pPr>
      <w:r>
        <w:t>For</w:t>
      </w:r>
      <w:r>
        <w:rPr>
          <w:spacing w:val="9"/>
        </w:rPr>
        <w:t xml:space="preserve"> </w:t>
      </w:r>
      <w:r>
        <w:rPr>
          <w:spacing w:val="-2"/>
        </w:rPr>
        <w:t>example:</w:t>
      </w:r>
    </w:p>
    <w:p w14:paraId="75B58759" w14:textId="77777777" w:rsidR="00EC7641" w:rsidRDefault="007774D2">
      <w:pPr>
        <w:pStyle w:val="ListParagraph"/>
        <w:numPr>
          <w:ilvl w:val="0"/>
          <w:numId w:val="4"/>
        </w:numPr>
        <w:tabs>
          <w:tab w:val="left" w:pos="1314"/>
        </w:tabs>
        <w:spacing w:before="84" w:line="245" w:lineRule="exact"/>
        <w:ind w:left="1314"/>
        <w:rPr>
          <w:sz w:val="20"/>
        </w:rPr>
      </w:pPr>
      <w:r>
        <w:rPr>
          <w:sz w:val="20"/>
        </w:rPr>
        <w:t>Provisions</w:t>
      </w:r>
      <w:r>
        <w:rPr>
          <w:spacing w:val="7"/>
          <w:sz w:val="20"/>
        </w:rPr>
        <w:t xml:space="preserve"> </w:t>
      </w:r>
      <w:r>
        <w:rPr>
          <w:sz w:val="20"/>
        </w:rPr>
        <w:t>pertaining</w:t>
      </w:r>
      <w:r>
        <w:rPr>
          <w:spacing w:val="7"/>
          <w:sz w:val="20"/>
        </w:rPr>
        <w:t xml:space="preserve"> </w:t>
      </w:r>
      <w:r>
        <w:rPr>
          <w:sz w:val="20"/>
        </w:rPr>
        <w:t>to</w:t>
      </w:r>
      <w:r>
        <w:rPr>
          <w:spacing w:val="9"/>
          <w:sz w:val="20"/>
        </w:rPr>
        <w:t xml:space="preserve"> </w:t>
      </w:r>
      <w:r>
        <w:rPr>
          <w:sz w:val="20"/>
        </w:rPr>
        <w:t>fire</w:t>
      </w:r>
      <w:r>
        <w:rPr>
          <w:spacing w:val="6"/>
          <w:sz w:val="20"/>
        </w:rPr>
        <w:t xml:space="preserve"> </w:t>
      </w:r>
      <w:r>
        <w:rPr>
          <w:sz w:val="20"/>
        </w:rPr>
        <w:t>safety</w:t>
      </w:r>
      <w:r>
        <w:rPr>
          <w:spacing w:val="8"/>
          <w:sz w:val="20"/>
        </w:rPr>
        <w:t xml:space="preserve"> </w:t>
      </w:r>
      <w:r>
        <w:rPr>
          <w:sz w:val="20"/>
        </w:rPr>
        <w:t>issues</w:t>
      </w:r>
      <w:r>
        <w:rPr>
          <w:spacing w:val="7"/>
          <w:sz w:val="20"/>
        </w:rPr>
        <w:t xml:space="preserve"> </w:t>
      </w:r>
      <w:r>
        <w:rPr>
          <w:sz w:val="20"/>
        </w:rPr>
        <w:t>related</w:t>
      </w:r>
      <w:r>
        <w:rPr>
          <w:spacing w:val="8"/>
          <w:sz w:val="20"/>
        </w:rPr>
        <w:t xml:space="preserve"> </w:t>
      </w:r>
      <w:r>
        <w:rPr>
          <w:sz w:val="20"/>
        </w:rPr>
        <w:t>to</w:t>
      </w:r>
      <w:r>
        <w:rPr>
          <w:spacing w:val="6"/>
          <w:sz w:val="20"/>
        </w:rPr>
        <w:t xml:space="preserve"> </w:t>
      </w:r>
      <w:r>
        <w:rPr>
          <w:sz w:val="20"/>
        </w:rPr>
        <w:t>heating,</w:t>
      </w:r>
      <w:r>
        <w:rPr>
          <w:spacing w:val="7"/>
          <w:sz w:val="20"/>
        </w:rPr>
        <w:t xml:space="preserve"> </w:t>
      </w:r>
      <w:r>
        <w:rPr>
          <w:sz w:val="20"/>
        </w:rPr>
        <w:t>ventilating</w:t>
      </w:r>
      <w:r>
        <w:rPr>
          <w:spacing w:val="7"/>
          <w:sz w:val="20"/>
        </w:rPr>
        <w:t xml:space="preserve"> </w:t>
      </w:r>
      <w:r>
        <w:rPr>
          <w:spacing w:val="-5"/>
          <w:sz w:val="20"/>
        </w:rPr>
        <w:t>and</w:t>
      </w:r>
    </w:p>
    <w:p w14:paraId="50165864" w14:textId="77777777" w:rsidR="00EC7641" w:rsidRDefault="007774D2">
      <w:pPr>
        <w:pStyle w:val="BodyText"/>
        <w:spacing w:before="14" w:line="194" w:lineRule="auto"/>
        <w:ind w:left="1313" w:right="1532"/>
      </w:pPr>
      <w:r>
        <w:t xml:space="preserve">air-conditioning (HVAC) systems </w:t>
      </w:r>
      <w:proofErr w:type="gramStart"/>
      <w:r>
        <w:t>are located in</w:t>
      </w:r>
      <w:proofErr w:type="gramEnd"/>
      <w:r>
        <w:t xml:space="preserve"> Part 3, Fire Protection, Occupant Safety</w:t>
      </w:r>
      <w:r>
        <w:rPr>
          <w:spacing w:val="-13"/>
        </w:rPr>
        <w:t xml:space="preserve"> </w:t>
      </w:r>
      <w:r>
        <w:t>and</w:t>
      </w:r>
      <w:r>
        <w:rPr>
          <w:spacing w:val="-12"/>
        </w:rPr>
        <w:t xml:space="preserve"> </w:t>
      </w:r>
      <w:r>
        <w:t>Accessibility,</w:t>
      </w:r>
      <w:r>
        <w:rPr>
          <w:spacing w:val="-13"/>
        </w:rPr>
        <w:t xml:space="preserve"> </w:t>
      </w:r>
      <w:r>
        <w:t>and</w:t>
      </w:r>
      <w:r>
        <w:rPr>
          <w:spacing w:val="-12"/>
        </w:rPr>
        <w:t xml:space="preserve"> </w:t>
      </w:r>
      <w:r>
        <w:t>not</w:t>
      </w:r>
      <w:r>
        <w:rPr>
          <w:spacing w:val="-13"/>
        </w:rPr>
        <w:t xml:space="preserve"> </w:t>
      </w:r>
      <w:r>
        <w:t>in</w:t>
      </w:r>
      <w:r>
        <w:rPr>
          <w:spacing w:val="-12"/>
        </w:rPr>
        <w:t xml:space="preserve"> </w:t>
      </w:r>
      <w:r>
        <w:t>Part</w:t>
      </w:r>
      <w:r>
        <w:rPr>
          <w:spacing w:val="-13"/>
        </w:rPr>
        <w:t xml:space="preserve"> </w:t>
      </w:r>
      <w:r>
        <w:t>6,</w:t>
      </w:r>
      <w:r>
        <w:rPr>
          <w:spacing w:val="-12"/>
        </w:rPr>
        <w:t xml:space="preserve"> </w:t>
      </w:r>
      <w:r>
        <w:t>Heating,</w:t>
      </w:r>
      <w:r>
        <w:rPr>
          <w:spacing w:val="-13"/>
        </w:rPr>
        <w:t xml:space="preserve"> </w:t>
      </w:r>
      <w:r>
        <w:t>Ventilating</w:t>
      </w:r>
      <w:r>
        <w:rPr>
          <w:spacing w:val="-12"/>
        </w:rPr>
        <w:t xml:space="preserve"> </w:t>
      </w:r>
      <w:r>
        <w:t>and</w:t>
      </w:r>
      <w:r>
        <w:rPr>
          <w:spacing w:val="-13"/>
        </w:rPr>
        <w:t xml:space="preserve"> </w:t>
      </w:r>
      <w:r>
        <w:t>Air-conditioning.</w:t>
      </w:r>
    </w:p>
    <w:p w14:paraId="0449E64C" w14:textId="77777777" w:rsidR="00EC7641" w:rsidRDefault="007774D2">
      <w:pPr>
        <w:pStyle w:val="ListParagraph"/>
        <w:numPr>
          <w:ilvl w:val="0"/>
          <w:numId w:val="4"/>
        </w:numPr>
        <w:tabs>
          <w:tab w:val="left" w:pos="1314"/>
        </w:tabs>
        <w:spacing w:before="135" w:line="196" w:lineRule="auto"/>
        <w:ind w:right="1978"/>
        <w:rPr>
          <w:sz w:val="20"/>
        </w:rPr>
      </w:pPr>
      <w:r>
        <w:rPr>
          <w:sz w:val="20"/>
        </w:rPr>
        <w:t xml:space="preserve">Structural requirements related to loads on handrails and grab bars </w:t>
      </w:r>
      <w:proofErr w:type="gramStart"/>
      <w:r>
        <w:rPr>
          <w:sz w:val="20"/>
        </w:rPr>
        <w:t>are located in</w:t>
      </w:r>
      <w:proofErr w:type="gramEnd"/>
      <w:r>
        <w:rPr>
          <w:sz w:val="20"/>
        </w:rPr>
        <w:t xml:space="preserve"> Part 3, Fire Protection, Occupant Safety and Accessibility, while structural requirements related to loads on guards and handrails are located in Part 4, Structural Design.</w:t>
      </w:r>
    </w:p>
    <w:p w14:paraId="2214AFA7" w14:textId="77777777" w:rsidR="00EC7641" w:rsidRDefault="00EC7641">
      <w:pPr>
        <w:pStyle w:val="BodyText"/>
        <w:spacing w:before="9"/>
        <w:rPr>
          <w:sz w:val="19"/>
        </w:rPr>
      </w:pPr>
    </w:p>
    <w:p w14:paraId="0EA35C6F" w14:textId="77777777" w:rsidR="00EC7641" w:rsidRDefault="007774D2">
      <w:pPr>
        <w:pStyle w:val="BodyText"/>
        <w:spacing w:line="194" w:lineRule="auto"/>
        <w:ind w:left="833" w:right="1593"/>
      </w:pPr>
      <w:r>
        <w:t>For this reason, the Part-based structure of Division B is not well suited for use as the basis</w:t>
      </w:r>
      <w:r>
        <w:rPr>
          <w:spacing w:val="-2"/>
        </w:rPr>
        <w:t xml:space="preserve"> </w:t>
      </w:r>
      <w:r>
        <w:t>for</w:t>
      </w:r>
      <w:r>
        <w:rPr>
          <w:spacing w:val="-2"/>
        </w:rPr>
        <w:t xml:space="preserve"> </w:t>
      </w:r>
      <w:r>
        <w:t>allocating</w:t>
      </w:r>
      <w:r>
        <w:rPr>
          <w:spacing w:val="-3"/>
        </w:rPr>
        <w:t xml:space="preserve"> </w:t>
      </w:r>
      <w:r>
        <w:t>responsibilities</w:t>
      </w:r>
      <w:r>
        <w:rPr>
          <w:spacing w:val="-2"/>
        </w:rPr>
        <w:t xml:space="preserve"> </w:t>
      </w:r>
      <w:r>
        <w:t>to</w:t>
      </w:r>
      <w:r>
        <w:rPr>
          <w:spacing w:val="-2"/>
        </w:rPr>
        <w:t xml:space="preserve"> </w:t>
      </w:r>
      <w:r>
        <w:t>different</w:t>
      </w:r>
      <w:r>
        <w:rPr>
          <w:spacing w:val="-3"/>
        </w:rPr>
        <w:t xml:space="preserve"> </w:t>
      </w:r>
      <w:r>
        <w:t>professions</w:t>
      </w:r>
      <w:r>
        <w:rPr>
          <w:spacing w:val="-2"/>
        </w:rPr>
        <w:t xml:space="preserve"> </w:t>
      </w:r>
      <w:r>
        <w:t>or</w:t>
      </w:r>
      <w:r>
        <w:rPr>
          <w:spacing w:val="-2"/>
        </w:rPr>
        <w:t xml:space="preserve"> </w:t>
      </w:r>
      <w:r>
        <w:t>as</w:t>
      </w:r>
      <w:r>
        <w:rPr>
          <w:spacing w:val="-2"/>
        </w:rPr>
        <w:t xml:space="preserve"> </w:t>
      </w:r>
      <w:r>
        <w:t>the</w:t>
      </w:r>
      <w:r>
        <w:rPr>
          <w:spacing w:val="-2"/>
        </w:rPr>
        <w:t xml:space="preserve"> </w:t>
      </w:r>
      <w:r>
        <w:t>basis</w:t>
      </w:r>
      <w:r>
        <w:rPr>
          <w:spacing w:val="-2"/>
        </w:rPr>
        <w:t xml:space="preserve"> </w:t>
      </w:r>
      <w:r>
        <w:t>for</w:t>
      </w:r>
      <w:r>
        <w:rPr>
          <w:spacing w:val="-2"/>
        </w:rPr>
        <w:t xml:space="preserve"> </w:t>
      </w:r>
      <w:r>
        <w:t xml:space="preserve">contractual </w:t>
      </w:r>
      <w:r>
        <w:rPr>
          <w:spacing w:val="-2"/>
        </w:rPr>
        <w:t>arrangements.</w:t>
      </w:r>
    </w:p>
    <w:p w14:paraId="2C1DBBBB" w14:textId="77777777" w:rsidR="00EC7641" w:rsidRDefault="00EC7641">
      <w:pPr>
        <w:pStyle w:val="BodyText"/>
        <w:rPr>
          <w:sz w:val="26"/>
        </w:rPr>
      </w:pPr>
    </w:p>
    <w:p w14:paraId="4221B8C1" w14:textId="77777777" w:rsidR="00EC7641" w:rsidRDefault="007774D2">
      <w:pPr>
        <w:pStyle w:val="Heading2"/>
      </w:pPr>
      <w:r>
        <w:t>Additional</w:t>
      </w:r>
      <w:r>
        <w:rPr>
          <w:spacing w:val="-1"/>
        </w:rPr>
        <w:t xml:space="preserve"> </w:t>
      </w:r>
      <w:r>
        <w:rPr>
          <w:spacing w:val="-2"/>
        </w:rPr>
        <w:t>Information</w:t>
      </w:r>
    </w:p>
    <w:p w14:paraId="22B99F74" w14:textId="77777777" w:rsidR="00EC7641" w:rsidRDefault="007774D2">
      <w:pPr>
        <w:pStyle w:val="Heading3"/>
        <w:spacing w:before="218"/>
        <w:ind w:left="474"/>
      </w:pPr>
      <w:r>
        <w:t>Numbering</w:t>
      </w:r>
      <w:r>
        <w:rPr>
          <w:spacing w:val="-6"/>
        </w:rPr>
        <w:t xml:space="preserve"> </w:t>
      </w:r>
      <w:r>
        <w:rPr>
          <w:spacing w:val="-2"/>
        </w:rPr>
        <w:t>System</w:t>
      </w:r>
    </w:p>
    <w:p w14:paraId="4626E8BA" w14:textId="77777777" w:rsidR="00EC7641" w:rsidRDefault="00EC7641">
      <w:pPr>
        <w:pStyle w:val="BodyText"/>
        <w:spacing w:before="7"/>
        <w:rPr>
          <w:rFonts w:ascii="Helvetica LT Std"/>
          <w:b/>
          <w:sz w:val="22"/>
        </w:rPr>
      </w:pPr>
    </w:p>
    <w:p w14:paraId="5DBAFB44" w14:textId="77777777" w:rsidR="00EC7641" w:rsidRDefault="007774D2">
      <w:pPr>
        <w:pStyle w:val="BodyText"/>
        <w:spacing w:line="194" w:lineRule="auto"/>
        <w:ind w:left="834" w:right="1532"/>
      </w:pPr>
      <w:r>
        <w:t>A</w:t>
      </w:r>
      <w:r>
        <w:rPr>
          <w:spacing w:val="-6"/>
        </w:rPr>
        <w:t xml:space="preserve"> </w:t>
      </w:r>
      <w:r>
        <w:t>consistent</w:t>
      </w:r>
      <w:r>
        <w:rPr>
          <w:spacing w:val="-7"/>
        </w:rPr>
        <w:t xml:space="preserve"> </w:t>
      </w:r>
      <w:r>
        <w:t>numbering</w:t>
      </w:r>
      <w:r>
        <w:rPr>
          <w:spacing w:val="-7"/>
        </w:rPr>
        <w:t xml:space="preserve"> </w:t>
      </w:r>
      <w:r>
        <w:t>system</w:t>
      </w:r>
      <w:r>
        <w:rPr>
          <w:spacing w:val="-6"/>
        </w:rPr>
        <w:t xml:space="preserve"> </w:t>
      </w:r>
      <w:r>
        <w:t>has</w:t>
      </w:r>
      <w:r>
        <w:rPr>
          <w:spacing w:val="-6"/>
        </w:rPr>
        <w:t xml:space="preserve"> </w:t>
      </w:r>
      <w:r>
        <w:t>been</w:t>
      </w:r>
      <w:r>
        <w:rPr>
          <w:spacing w:val="-7"/>
        </w:rPr>
        <w:t xml:space="preserve"> </w:t>
      </w:r>
      <w:r>
        <w:t>used</w:t>
      </w:r>
      <w:r>
        <w:rPr>
          <w:spacing w:val="-7"/>
        </w:rPr>
        <w:t xml:space="preserve"> </w:t>
      </w:r>
      <w:r>
        <w:t>throughout</w:t>
      </w:r>
      <w:r>
        <w:rPr>
          <w:spacing w:val="-7"/>
        </w:rPr>
        <w:t xml:space="preserve"> </w:t>
      </w:r>
      <w:r>
        <w:t>the</w:t>
      </w:r>
      <w:r>
        <w:rPr>
          <w:spacing w:val="-8"/>
        </w:rPr>
        <w:t xml:space="preserve"> </w:t>
      </w:r>
      <w:r>
        <w:t>National</w:t>
      </w:r>
      <w:r>
        <w:rPr>
          <w:spacing w:val="-8"/>
        </w:rPr>
        <w:t xml:space="preserve"> </w:t>
      </w:r>
      <w:r>
        <w:t>Model</w:t>
      </w:r>
      <w:r>
        <w:rPr>
          <w:spacing w:val="-8"/>
        </w:rPr>
        <w:t xml:space="preserve"> </w:t>
      </w:r>
      <w:r>
        <w:t>Codes.</w:t>
      </w:r>
      <w:r>
        <w:rPr>
          <w:spacing w:val="-8"/>
        </w:rPr>
        <w:t xml:space="preserve"> </w:t>
      </w:r>
      <w:r>
        <w:t>The first number indicates the Part of the Code; the second, the Section in the Part; the third, the Subsection; and the fourth, the Article in the Subsection. The detailed provisions are found at the Sentence level (indicated by numbers in brackets), and Sentences may be broken down into Clauses and Subclauses. This structure is illustrated as follows:</w:t>
      </w:r>
    </w:p>
    <w:p w14:paraId="6946356B" w14:textId="77777777" w:rsidR="00EC7641" w:rsidRDefault="00EC7641">
      <w:pPr>
        <w:spacing w:line="194" w:lineRule="auto"/>
        <w:sectPr w:rsidR="00EC7641">
          <w:pgSz w:w="12240" w:h="15840"/>
          <w:pgMar w:top="1320" w:right="1080" w:bottom="420" w:left="840" w:header="374" w:footer="239" w:gutter="0"/>
          <w:cols w:space="720"/>
        </w:sectPr>
      </w:pPr>
    </w:p>
    <w:p w14:paraId="457C4248" w14:textId="77777777" w:rsidR="00EC7641" w:rsidRDefault="007774D2">
      <w:pPr>
        <w:pStyle w:val="ListParagraph"/>
        <w:numPr>
          <w:ilvl w:val="0"/>
          <w:numId w:val="3"/>
        </w:numPr>
        <w:tabs>
          <w:tab w:val="left" w:pos="4054"/>
          <w:tab w:val="left" w:pos="4055"/>
        </w:tabs>
        <w:spacing w:before="131"/>
        <w:ind w:hanging="1921"/>
        <w:rPr>
          <w:sz w:val="20"/>
        </w:rPr>
      </w:pPr>
      <w:r>
        <w:rPr>
          <w:spacing w:val="-4"/>
          <w:sz w:val="20"/>
        </w:rPr>
        <w:lastRenderedPageBreak/>
        <w:t>Part</w:t>
      </w:r>
    </w:p>
    <w:p w14:paraId="4B079A06" w14:textId="77777777" w:rsidR="00EC7641" w:rsidRDefault="007774D2">
      <w:pPr>
        <w:pStyle w:val="ListParagraph"/>
        <w:numPr>
          <w:ilvl w:val="1"/>
          <w:numId w:val="3"/>
        </w:numPr>
        <w:tabs>
          <w:tab w:val="left" w:pos="4054"/>
          <w:tab w:val="left" w:pos="4055"/>
        </w:tabs>
        <w:spacing w:before="12"/>
        <w:ind w:hanging="1921"/>
        <w:rPr>
          <w:sz w:val="20"/>
        </w:rPr>
      </w:pPr>
      <w:r>
        <w:rPr>
          <w:spacing w:val="-2"/>
          <w:sz w:val="20"/>
        </w:rPr>
        <w:t>Section</w:t>
      </w:r>
    </w:p>
    <w:p w14:paraId="7DACB829" w14:textId="77777777" w:rsidR="00EC7641" w:rsidRDefault="007774D2">
      <w:pPr>
        <w:pStyle w:val="ListParagraph"/>
        <w:numPr>
          <w:ilvl w:val="2"/>
          <w:numId w:val="3"/>
        </w:numPr>
        <w:tabs>
          <w:tab w:val="left" w:pos="4054"/>
          <w:tab w:val="left" w:pos="4055"/>
        </w:tabs>
        <w:spacing w:before="11"/>
        <w:ind w:hanging="1921"/>
        <w:rPr>
          <w:sz w:val="20"/>
        </w:rPr>
      </w:pPr>
      <w:r>
        <w:rPr>
          <w:spacing w:val="-2"/>
          <w:sz w:val="20"/>
        </w:rPr>
        <w:t>Subsection</w:t>
      </w:r>
    </w:p>
    <w:p w14:paraId="6621F0E2" w14:textId="77777777" w:rsidR="00EC7641" w:rsidRDefault="007774D2">
      <w:pPr>
        <w:pStyle w:val="ListParagraph"/>
        <w:numPr>
          <w:ilvl w:val="3"/>
          <w:numId w:val="3"/>
        </w:numPr>
        <w:tabs>
          <w:tab w:val="left" w:pos="4054"/>
          <w:tab w:val="left" w:pos="4055"/>
        </w:tabs>
        <w:spacing w:before="10" w:line="265" w:lineRule="exact"/>
        <w:ind w:hanging="1921"/>
        <w:rPr>
          <w:sz w:val="20"/>
        </w:rPr>
      </w:pPr>
      <w:r>
        <w:rPr>
          <w:spacing w:val="-2"/>
          <w:sz w:val="20"/>
        </w:rPr>
        <w:t>Article</w:t>
      </w:r>
    </w:p>
    <w:p w14:paraId="3F22EED6" w14:textId="77777777" w:rsidR="00EC7641" w:rsidRDefault="007774D2">
      <w:pPr>
        <w:pStyle w:val="BodyText"/>
        <w:tabs>
          <w:tab w:val="left" w:pos="4054"/>
        </w:tabs>
        <w:spacing w:line="280" w:lineRule="exact"/>
        <w:ind w:left="2134"/>
      </w:pPr>
      <w:r>
        <w:rPr>
          <w:spacing w:val="-2"/>
          <w:position w:val="2"/>
        </w:rPr>
        <w:t>3.5.2.1.(2)</w:t>
      </w:r>
      <w:r>
        <w:rPr>
          <w:position w:val="2"/>
        </w:rPr>
        <w:tab/>
      </w:r>
      <w:r>
        <w:rPr>
          <w:spacing w:val="-2"/>
        </w:rPr>
        <w:t>Sentence</w:t>
      </w:r>
    </w:p>
    <w:p w14:paraId="3A314E53" w14:textId="77777777" w:rsidR="00EC7641" w:rsidRDefault="007774D2">
      <w:pPr>
        <w:pStyle w:val="BodyText"/>
        <w:tabs>
          <w:tab w:val="left" w:pos="4054"/>
        </w:tabs>
        <w:spacing w:line="280" w:lineRule="exact"/>
        <w:ind w:left="2134"/>
      </w:pPr>
      <w:r>
        <w:rPr>
          <w:spacing w:val="-2"/>
          <w:position w:val="2"/>
        </w:rPr>
        <w:t>3.5.2.1.(2)(a)</w:t>
      </w:r>
      <w:r>
        <w:rPr>
          <w:position w:val="2"/>
        </w:rPr>
        <w:tab/>
      </w:r>
      <w:r>
        <w:rPr>
          <w:spacing w:val="-2"/>
        </w:rPr>
        <w:t>Clause</w:t>
      </w:r>
    </w:p>
    <w:p w14:paraId="1096A40A" w14:textId="77777777" w:rsidR="00EC7641" w:rsidRDefault="007774D2">
      <w:pPr>
        <w:pStyle w:val="BodyText"/>
        <w:tabs>
          <w:tab w:val="left" w:pos="4054"/>
        </w:tabs>
        <w:spacing w:line="285" w:lineRule="exact"/>
        <w:ind w:left="2134"/>
      </w:pPr>
      <w:r>
        <w:rPr>
          <w:spacing w:val="-2"/>
          <w:position w:val="2"/>
        </w:rPr>
        <w:t>3.5.2.1.(2)(a)(i)</w:t>
      </w:r>
      <w:r>
        <w:rPr>
          <w:position w:val="2"/>
        </w:rPr>
        <w:tab/>
      </w:r>
      <w:r>
        <w:rPr>
          <w:spacing w:val="-2"/>
        </w:rPr>
        <w:t>Subclause</w:t>
      </w:r>
    </w:p>
    <w:p w14:paraId="7E1FDDF5" w14:textId="77777777" w:rsidR="00EC7641" w:rsidRDefault="00EC7641">
      <w:pPr>
        <w:pStyle w:val="BodyText"/>
        <w:spacing w:before="12"/>
        <w:rPr>
          <w:sz w:val="21"/>
        </w:rPr>
      </w:pPr>
    </w:p>
    <w:p w14:paraId="27930767" w14:textId="77777777" w:rsidR="00EC7641" w:rsidRDefault="007774D2">
      <w:pPr>
        <w:pStyle w:val="Heading3"/>
        <w:spacing w:line="230" w:lineRule="auto"/>
        <w:ind w:right="1271"/>
      </w:pPr>
      <w:r>
        <w:t>Meaning</w:t>
      </w:r>
      <w:r>
        <w:rPr>
          <w:spacing w:val="-3"/>
        </w:rPr>
        <w:t xml:space="preserve"> </w:t>
      </w:r>
      <w:r>
        <w:t>of</w:t>
      </w:r>
      <w:r>
        <w:rPr>
          <w:spacing w:val="-4"/>
        </w:rPr>
        <w:t xml:space="preserve"> </w:t>
      </w:r>
      <w:r>
        <w:t>the</w:t>
      </w:r>
      <w:r>
        <w:rPr>
          <w:spacing w:val="-3"/>
        </w:rPr>
        <w:t xml:space="preserve"> </w:t>
      </w:r>
      <w:r>
        <w:t>Words</w:t>
      </w:r>
      <w:r>
        <w:rPr>
          <w:spacing w:val="-5"/>
        </w:rPr>
        <w:t xml:space="preserve"> </w:t>
      </w:r>
      <w:r>
        <w:t>“And”</w:t>
      </w:r>
      <w:r>
        <w:rPr>
          <w:spacing w:val="-4"/>
        </w:rPr>
        <w:t xml:space="preserve"> </w:t>
      </w:r>
      <w:r>
        <w:t>and</w:t>
      </w:r>
      <w:r>
        <w:rPr>
          <w:spacing w:val="-3"/>
        </w:rPr>
        <w:t xml:space="preserve"> </w:t>
      </w:r>
      <w:r>
        <w:t>“Or”</w:t>
      </w:r>
      <w:r>
        <w:rPr>
          <w:spacing w:val="-4"/>
        </w:rPr>
        <w:t xml:space="preserve"> </w:t>
      </w:r>
      <w:r>
        <w:t>between</w:t>
      </w:r>
      <w:r>
        <w:rPr>
          <w:spacing w:val="-3"/>
        </w:rPr>
        <w:t xml:space="preserve"> </w:t>
      </w:r>
      <w:r>
        <w:t>the</w:t>
      </w:r>
      <w:r>
        <w:rPr>
          <w:spacing w:val="-3"/>
        </w:rPr>
        <w:t xml:space="preserve"> </w:t>
      </w:r>
      <w:r>
        <w:t>Clauses</w:t>
      </w:r>
      <w:r>
        <w:rPr>
          <w:spacing w:val="-3"/>
        </w:rPr>
        <w:t xml:space="preserve"> </w:t>
      </w:r>
      <w:r>
        <w:t>and</w:t>
      </w:r>
      <w:r>
        <w:rPr>
          <w:spacing w:val="-5"/>
        </w:rPr>
        <w:t xml:space="preserve"> </w:t>
      </w:r>
      <w:r>
        <w:t>Subclauses of a Sentence</w:t>
      </w:r>
    </w:p>
    <w:p w14:paraId="4E8FB696" w14:textId="77777777" w:rsidR="00EC7641" w:rsidRDefault="00EC7641">
      <w:pPr>
        <w:pStyle w:val="BodyText"/>
        <w:spacing w:before="1"/>
        <w:rPr>
          <w:rFonts w:ascii="Helvetica LT Std"/>
          <w:b/>
          <w:sz w:val="22"/>
        </w:rPr>
      </w:pPr>
    </w:p>
    <w:p w14:paraId="7A5C6CDC" w14:textId="77777777" w:rsidR="00EC7641" w:rsidRDefault="007774D2">
      <w:pPr>
        <w:pStyle w:val="BodyText"/>
        <w:spacing w:line="196" w:lineRule="auto"/>
        <w:ind w:left="1314" w:right="1030"/>
      </w:pPr>
      <w:r>
        <w:t>Multiple Clauses and Subclauses are connected by the word “and” or “or” at the end of the second last Clause or Subclause in the series. Although this connecting word appears only</w:t>
      </w:r>
      <w:r>
        <w:rPr>
          <w:spacing w:val="-10"/>
        </w:rPr>
        <w:t xml:space="preserve"> </w:t>
      </w:r>
      <w:r>
        <w:t>once,</w:t>
      </w:r>
      <w:r>
        <w:rPr>
          <w:spacing w:val="-11"/>
        </w:rPr>
        <w:t xml:space="preserve"> </w:t>
      </w:r>
      <w:r>
        <w:t>it</w:t>
      </w:r>
      <w:r>
        <w:rPr>
          <w:spacing w:val="-10"/>
        </w:rPr>
        <w:t xml:space="preserve"> </w:t>
      </w:r>
      <w:r>
        <w:t>is</w:t>
      </w:r>
      <w:r>
        <w:rPr>
          <w:spacing w:val="-10"/>
        </w:rPr>
        <w:t xml:space="preserve"> </w:t>
      </w:r>
      <w:r>
        <w:t>meant</w:t>
      </w:r>
      <w:r>
        <w:rPr>
          <w:spacing w:val="-10"/>
        </w:rPr>
        <w:t xml:space="preserve"> </w:t>
      </w:r>
      <w:r>
        <w:t>to</w:t>
      </w:r>
      <w:r>
        <w:rPr>
          <w:spacing w:val="-10"/>
        </w:rPr>
        <w:t xml:space="preserve"> </w:t>
      </w:r>
      <w:r>
        <w:t>apply</w:t>
      </w:r>
      <w:r>
        <w:rPr>
          <w:spacing w:val="-10"/>
        </w:rPr>
        <w:t xml:space="preserve"> </w:t>
      </w:r>
      <w:r>
        <w:t>to</w:t>
      </w:r>
      <w:r>
        <w:rPr>
          <w:spacing w:val="-10"/>
        </w:rPr>
        <w:t xml:space="preserve"> </w:t>
      </w:r>
      <w:r>
        <w:t>all</w:t>
      </w:r>
      <w:r>
        <w:rPr>
          <w:spacing w:val="-10"/>
        </w:rPr>
        <w:t xml:space="preserve"> </w:t>
      </w:r>
      <w:r>
        <w:t>the</w:t>
      </w:r>
      <w:r>
        <w:rPr>
          <w:spacing w:val="-10"/>
        </w:rPr>
        <w:t xml:space="preserve"> </w:t>
      </w:r>
      <w:r>
        <w:t>preceding</w:t>
      </w:r>
      <w:r>
        <w:rPr>
          <w:spacing w:val="-10"/>
        </w:rPr>
        <w:t xml:space="preserve"> </w:t>
      </w:r>
      <w:r>
        <w:t>Clauses</w:t>
      </w:r>
      <w:r>
        <w:rPr>
          <w:spacing w:val="-10"/>
        </w:rPr>
        <w:t xml:space="preserve"> </w:t>
      </w:r>
      <w:r>
        <w:t>or</w:t>
      </w:r>
      <w:r>
        <w:rPr>
          <w:spacing w:val="-10"/>
        </w:rPr>
        <w:t xml:space="preserve"> </w:t>
      </w:r>
      <w:r>
        <w:t>Subclauses</w:t>
      </w:r>
      <w:r>
        <w:rPr>
          <w:spacing w:val="-10"/>
        </w:rPr>
        <w:t xml:space="preserve"> </w:t>
      </w:r>
      <w:r>
        <w:t>within</w:t>
      </w:r>
      <w:r>
        <w:rPr>
          <w:spacing w:val="-10"/>
        </w:rPr>
        <w:t xml:space="preserve"> </w:t>
      </w:r>
      <w:r>
        <w:t>that</w:t>
      </w:r>
      <w:r>
        <w:rPr>
          <w:spacing w:val="-10"/>
        </w:rPr>
        <w:t xml:space="preserve"> </w:t>
      </w:r>
      <w:r>
        <w:t>series.</w:t>
      </w:r>
    </w:p>
    <w:p w14:paraId="46C921FE" w14:textId="77777777" w:rsidR="00EC7641" w:rsidRDefault="00EC7641">
      <w:pPr>
        <w:pStyle w:val="BodyText"/>
        <w:spacing w:before="3"/>
        <w:rPr>
          <w:sz w:val="19"/>
        </w:rPr>
      </w:pPr>
    </w:p>
    <w:p w14:paraId="2D29E0AC" w14:textId="77777777" w:rsidR="00EC7641" w:rsidRDefault="007774D2">
      <w:pPr>
        <w:pStyle w:val="BodyText"/>
        <w:spacing w:before="1" w:line="196" w:lineRule="auto"/>
        <w:ind w:left="1314" w:right="1030"/>
      </w:pPr>
      <w:r>
        <w:t>For example, in a series of five Clauses—(a) to (e)—in a Sentence, the appearance of the word “and” at the end of Clause (d)</w:t>
      </w:r>
      <w:r>
        <w:rPr>
          <w:spacing w:val="-1"/>
        </w:rPr>
        <w:t xml:space="preserve"> </w:t>
      </w:r>
      <w:r>
        <w:t>means that all Clauses in the Sentence are connected to each other with the word “and.” Similarly, in a series of five Clauses—(a) to (e)—in a Sentence,</w:t>
      </w:r>
      <w:r>
        <w:rPr>
          <w:spacing w:val="-3"/>
        </w:rPr>
        <w:t xml:space="preserve"> </w:t>
      </w:r>
      <w:r>
        <w:t>the</w:t>
      </w:r>
      <w:r>
        <w:rPr>
          <w:spacing w:val="-2"/>
        </w:rPr>
        <w:t xml:space="preserve"> </w:t>
      </w:r>
      <w:r>
        <w:t>appearance</w:t>
      </w:r>
      <w:r>
        <w:rPr>
          <w:spacing w:val="-3"/>
        </w:rPr>
        <w:t xml:space="preserve"> </w:t>
      </w:r>
      <w:r>
        <w:t>of</w:t>
      </w:r>
      <w:r>
        <w:rPr>
          <w:spacing w:val="-2"/>
        </w:rPr>
        <w:t xml:space="preserve"> </w:t>
      </w:r>
      <w:r>
        <w:t>the</w:t>
      </w:r>
      <w:r>
        <w:rPr>
          <w:spacing w:val="-2"/>
        </w:rPr>
        <w:t xml:space="preserve"> </w:t>
      </w:r>
      <w:r>
        <w:t>word</w:t>
      </w:r>
      <w:r>
        <w:rPr>
          <w:spacing w:val="-2"/>
        </w:rPr>
        <w:t xml:space="preserve"> </w:t>
      </w:r>
      <w:r>
        <w:t>“or”</w:t>
      </w:r>
      <w:r>
        <w:rPr>
          <w:spacing w:val="-2"/>
        </w:rPr>
        <w:t xml:space="preserve"> </w:t>
      </w:r>
      <w:r>
        <w:t>at</w:t>
      </w:r>
      <w:r>
        <w:rPr>
          <w:spacing w:val="-2"/>
        </w:rPr>
        <w:t xml:space="preserve"> </w:t>
      </w:r>
      <w:r>
        <w:t>the</w:t>
      </w:r>
      <w:r>
        <w:rPr>
          <w:spacing w:val="-2"/>
        </w:rPr>
        <w:t xml:space="preserve"> </w:t>
      </w:r>
      <w:r>
        <w:t>end</w:t>
      </w:r>
      <w:r>
        <w:rPr>
          <w:spacing w:val="-2"/>
        </w:rPr>
        <w:t xml:space="preserve"> </w:t>
      </w:r>
      <w:r>
        <w:t>of</w:t>
      </w:r>
      <w:r>
        <w:rPr>
          <w:spacing w:val="-3"/>
        </w:rPr>
        <w:t xml:space="preserve"> </w:t>
      </w:r>
      <w:r>
        <w:t>Clause</w:t>
      </w:r>
      <w:r>
        <w:rPr>
          <w:spacing w:val="-2"/>
        </w:rPr>
        <w:t xml:space="preserve"> </w:t>
      </w:r>
      <w:r>
        <w:t>(d)</w:t>
      </w:r>
      <w:r>
        <w:rPr>
          <w:spacing w:val="-2"/>
        </w:rPr>
        <w:t xml:space="preserve"> </w:t>
      </w:r>
      <w:r>
        <w:t>means</w:t>
      </w:r>
      <w:r>
        <w:rPr>
          <w:spacing w:val="-2"/>
        </w:rPr>
        <w:t xml:space="preserve"> </w:t>
      </w:r>
      <w:r>
        <w:t>that</w:t>
      </w:r>
      <w:r>
        <w:rPr>
          <w:spacing w:val="-2"/>
        </w:rPr>
        <w:t xml:space="preserve"> </w:t>
      </w:r>
      <w:r>
        <w:t>all</w:t>
      </w:r>
      <w:r>
        <w:rPr>
          <w:spacing w:val="-3"/>
        </w:rPr>
        <w:t xml:space="preserve"> </w:t>
      </w:r>
      <w:r>
        <w:t>Clauses in the Sentence are connected to each other with the word “or.”</w:t>
      </w:r>
    </w:p>
    <w:p w14:paraId="3A9CE054" w14:textId="77777777" w:rsidR="00EC7641" w:rsidRDefault="00EC7641">
      <w:pPr>
        <w:pStyle w:val="BodyText"/>
        <w:spacing w:before="1"/>
        <w:rPr>
          <w:sz w:val="19"/>
        </w:rPr>
      </w:pPr>
    </w:p>
    <w:p w14:paraId="2F56D90C" w14:textId="77777777" w:rsidR="00EC7641" w:rsidRDefault="007774D2">
      <w:pPr>
        <w:pStyle w:val="BodyText"/>
        <w:spacing w:line="196" w:lineRule="auto"/>
        <w:ind w:left="1313" w:right="1261"/>
      </w:pPr>
      <w:r>
        <w:t>In</w:t>
      </w:r>
      <w:r>
        <w:rPr>
          <w:spacing w:val="-1"/>
        </w:rPr>
        <w:t xml:space="preserve"> </w:t>
      </w:r>
      <w:r>
        <w:t>all</w:t>
      </w:r>
      <w:r>
        <w:rPr>
          <w:spacing w:val="-1"/>
        </w:rPr>
        <w:t xml:space="preserve"> </w:t>
      </w:r>
      <w:r>
        <w:t>cases,</w:t>
      </w:r>
      <w:r>
        <w:rPr>
          <w:spacing w:val="-1"/>
        </w:rPr>
        <w:t xml:space="preserve"> </w:t>
      </w:r>
      <w:r>
        <w:t>it is</w:t>
      </w:r>
      <w:r>
        <w:rPr>
          <w:spacing w:val="-1"/>
        </w:rPr>
        <w:t xml:space="preserve"> </w:t>
      </w:r>
      <w:r>
        <w:t>important</w:t>
      </w:r>
      <w:r>
        <w:rPr>
          <w:spacing w:val="-2"/>
        </w:rPr>
        <w:t xml:space="preserve"> </w:t>
      </w:r>
      <w:r>
        <w:t>to</w:t>
      </w:r>
      <w:r>
        <w:rPr>
          <w:spacing w:val="-1"/>
        </w:rPr>
        <w:t xml:space="preserve"> </w:t>
      </w:r>
      <w:r>
        <w:t>note</w:t>
      </w:r>
      <w:r>
        <w:rPr>
          <w:spacing w:val="-1"/>
        </w:rPr>
        <w:t xml:space="preserve"> </w:t>
      </w:r>
      <w:r>
        <w:t>that a</w:t>
      </w:r>
      <w:r>
        <w:rPr>
          <w:spacing w:val="-1"/>
        </w:rPr>
        <w:t xml:space="preserve"> </w:t>
      </w:r>
      <w:r>
        <w:t>Clause</w:t>
      </w:r>
      <w:r>
        <w:rPr>
          <w:spacing w:val="-1"/>
        </w:rPr>
        <w:t xml:space="preserve"> </w:t>
      </w:r>
      <w:r>
        <w:t>(and its</w:t>
      </w:r>
      <w:r>
        <w:rPr>
          <w:spacing w:val="-1"/>
        </w:rPr>
        <w:t xml:space="preserve"> </w:t>
      </w:r>
      <w:r>
        <w:t>Subclauses,</w:t>
      </w:r>
      <w:r>
        <w:rPr>
          <w:spacing w:val="-1"/>
        </w:rPr>
        <w:t xml:space="preserve"> </w:t>
      </w:r>
      <w:r>
        <w:t>if</w:t>
      </w:r>
      <w:r>
        <w:rPr>
          <w:spacing w:val="-1"/>
        </w:rPr>
        <w:t xml:space="preserve"> </w:t>
      </w:r>
      <w:r>
        <w:t>any)</w:t>
      </w:r>
      <w:r>
        <w:rPr>
          <w:spacing w:val="-1"/>
        </w:rPr>
        <w:t xml:space="preserve"> </w:t>
      </w:r>
      <w:r>
        <w:t>must always be read in conjunction with its introductory text appearing at the beginning of the Sentence. Moreover, the connecting words “and” and “or” must be read in the context of the Sentence. In particular, the use of the word “and” as a connecting word does not necessarily mean that all Clauses (or Subclauses) are applicable for compliance with</w:t>
      </w:r>
      <w:r>
        <w:rPr>
          <w:spacing w:val="80"/>
        </w:rPr>
        <w:t xml:space="preserve"> </w:t>
      </w:r>
      <w:r>
        <w:t>the Sentence.</w:t>
      </w:r>
    </w:p>
    <w:p w14:paraId="31D175BB" w14:textId="77777777" w:rsidR="00EC7641" w:rsidRDefault="00EC7641">
      <w:pPr>
        <w:pStyle w:val="BodyText"/>
        <w:spacing w:before="7"/>
        <w:rPr>
          <w:sz w:val="16"/>
        </w:rPr>
      </w:pPr>
    </w:p>
    <w:p w14:paraId="4B9E4EA4" w14:textId="77777777" w:rsidR="00EC7641" w:rsidRDefault="007774D2">
      <w:pPr>
        <w:pStyle w:val="Heading3"/>
        <w:spacing w:before="1"/>
      </w:pPr>
      <w:r>
        <w:t>Change</w:t>
      </w:r>
      <w:r>
        <w:rPr>
          <w:spacing w:val="2"/>
        </w:rPr>
        <w:t xml:space="preserve"> </w:t>
      </w:r>
      <w:r>
        <w:rPr>
          <w:spacing w:val="-2"/>
        </w:rPr>
        <w:t>Indication</w:t>
      </w:r>
    </w:p>
    <w:p w14:paraId="133BBCE7" w14:textId="77777777" w:rsidR="00EC7641" w:rsidRDefault="00EC7641">
      <w:pPr>
        <w:pStyle w:val="BodyText"/>
        <w:spacing w:before="2"/>
        <w:rPr>
          <w:rFonts w:ascii="Helvetica LT Std"/>
          <w:b/>
          <w:sz w:val="22"/>
        </w:rPr>
      </w:pPr>
    </w:p>
    <w:p w14:paraId="75CA9CCB" w14:textId="77777777" w:rsidR="00EC7641" w:rsidRDefault="007774D2">
      <w:pPr>
        <w:pStyle w:val="BodyText"/>
        <w:spacing w:line="194" w:lineRule="auto"/>
        <w:ind w:left="1314" w:right="1030"/>
        <w:rPr>
          <w:ins w:id="69" w:author="Watt, Stephen HOUS:EX" w:date="2023-05-08T09:26:00Z"/>
        </w:rPr>
      </w:pPr>
      <w:r>
        <w:t>As</w:t>
      </w:r>
      <w:r>
        <w:rPr>
          <w:spacing w:val="-3"/>
        </w:rPr>
        <w:t xml:space="preserve"> </w:t>
      </w:r>
      <w:r>
        <w:t>a</w:t>
      </w:r>
      <w:r>
        <w:rPr>
          <w:spacing w:val="-3"/>
        </w:rPr>
        <w:t xml:space="preserve"> </w:t>
      </w:r>
      <w:r>
        <w:t>courtesy</w:t>
      </w:r>
      <w:r>
        <w:rPr>
          <w:spacing w:val="-3"/>
        </w:rPr>
        <w:t xml:space="preserve"> </w:t>
      </w:r>
      <w:r>
        <w:t>to</w:t>
      </w:r>
      <w:r>
        <w:rPr>
          <w:spacing w:val="-3"/>
        </w:rPr>
        <w:t xml:space="preserve"> </w:t>
      </w:r>
      <w:r>
        <w:t>Code</w:t>
      </w:r>
      <w:r>
        <w:rPr>
          <w:spacing w:val="-3"/>
        </w:rPr>
        <w:t xml:space="preserve"> </w:t>
      </w:r>
      <w:r>
        <w:t>users,</w:t>
      </w:r>
      <w:r>
        <w:rPr>
          <w:spacing w:val="-3"/>
        </w:rPr>
        <w:t xml:space="preserve"> </w:t>
      </w:r>
      <w:r>
        <w:t>efforts</w:t>
      </w:r>
      <w:r>
        <w:rPr>
          <w:spacing w:val="-3"/>
        </w:rPr>
        <w:t xml:space="preserve"> </w:t>
      </w:r>
      <w:r>
        <w:t>have</w:t>
      </w:r>
      <w:r>
        <w:rPr>
          <w:spacing w:val="-4"/>
        </w:rPr>
        <w:t xml:space="preserve"> </w:t>
      </w:r>
      <w:r>
        <w:t>been</w:t>
      </w:r>
      <w:r>
        <w:rPr>
          <w:spacing w:val="-3"/>
        </w:rPr>
        <w:t xml:space="preserve"> </w:t>
      </w:r>
      <w:r>
        <w:t>made</w:t>
      </w:r>
      <w:r>
        <w:rPr>
          <w:spacing w:val="-3"/>
        </w:rPr>
        <w:t xml:space="preserve"> </w:t>
      </w:r>
      <w:r>
        <w:t>to</w:t>
      </w:r>
      <w:r>
        <w:rPr>
          <w:spacing w:val="-4"/>
        </w:rPr>
        <w:t xml:space="preserve"> </w:t>
      </w:r>
      <w:r>
        <w:t>identify</w:t>
      </w:r>
      <w:r>
        <w:rPr>
          <w:spacing w:val="-3"/>
        </w:rPr>
        <w:t xml:space="preserve"> </w:t>
      </w:r>
      <w:r>
        <w:t>technical</w:t>
      </w:r>
      <w:r>
        <w:rPr>
          <w:spacing w:val="-4"/>
        </w:rPr>
        <w:t xml:space="preserve"> </w:t>
      </w:r>
      <w:r>
        <w:t>changes</w:t>
      </w:r>
      <w:r>
        <w:rPr>
          <w:spacing w:val="-3"/>
        </w:rPr>
        <w:t xml:space="preserve"> </w:t>
      </w:r>
      <w:r>
        <w:t>relative to the 2015 edition. Where a technical addition or revision has been made, a vertical line has been added in the margin next to the affected provision to indicate the approximate location of the new or revised content. No change indication is provided for editorial revisions or for renumbered or deleted content.</w:t>
      </w:r>
    </w:p>
    <w:p w14:paraId="7230DC22" w14:textId="77777777" w:rsidR="00915541" w:rsidRDefault="00915541">
      <w:pPr>
        <w:pStyle w:val="BodyText"/>
        <w:spacing w:line="194" w:lineRule="auto"/>
        <w:ind w:left="1314" w:right="1030"/>
        <w:rPr>
          <w:ins w:id="70" w:author="Watt, Stephen HOUS:EX" w:date="2023-05-08T09:26:00Z"/>
        </w:rPr>
      </w:pPr>
    </w:p>
    <w:tbl>
      <w:tblPr>
        <w:tblStyle w:val="TableGrid"/>
        <w:tblW w:w="0" w:type="auto"/>
        <w:tblInd w:w="1271" w:type="dxa"/>
        <w:tblLook w:val="04A0" w:firstRow="1" w:lastRow="0" w:firstColumn="1" w:lastColumn="0" w:noHBand="0" w:noVBand="1"/>
      </w:tblPr>
      <w:tblGrid>
        <w:gridCol w:w="9039"/>
      </w:tblGrid>
      <w:tr w:rsidR="00915541" w14:paraId="6B4B9C88" w14:textId="77777777" w:rsidTr="00DD2E4E">
        <w:trPr>
          <w:ins w:id="71" w:author="Watt, Stephen HOUS:EX" w:date="2023-05-08T09:26:00Z"/>
        </w:trPr>
        <w:tc>
          <w:tcPr>
            <w:tcW w:w="0" w:type="auto"/>
          </w:tcPr>
          <w:p w14:paraId="263E5B74" w14:textId="3254766F" w:rsidR="00915541" w:rsidRDefault="00915541">
            <w:pPr>
              <w:pStyle w:val="BodyText"/>
              <w:spacing w:line="194" w:lineRule="auto"/>
              <w:ind w:right="1030"/>
              <w:rPr>
                <w:ins w:id="72" w:author="Watt, Stephen HOUS:EX" w:date="2023-05-08T09:27:00Z"/>
              </w:rPr>
            </w:pPr>
            <w:ins w:id="73" w:author="Watt, Stephen HOUS:EX" w:date="2023-05-08T09:27:00Z">
              <w:r>
                <w:t xml:space="preserve">In addition to the above noted vertical lines, which indicate a change to the NBC, further </w:t>
              </w:r>
            </w:ins>
            <w:ins w:id="74" w:author="Watt, Stephen HOUS:EX" w:date="2023-05-08T09:42:00Z">
              <w:r w:rsidR="000449C6">
                <w:t>unique to B</w:t>
              </w:r>
            </w:ins>
            <w:ins w:id="75" w:author="Watt, Stephen HOUS:EX" w:date="2023-05-08T09:55:00Z">
              <w:r w:rsidR="00DD2E4E">
                <w:t xml:space="preserve">ritish </w:t>
              </w:r>
            </w:ins>
            <w:ins w:id="76" w:author="Watt, Stephen HOUS:EX" w:date="2023-05-08T09:42:00Z">
              <w:r w:rsidR="000449C6">
                <w:t>C</w:t>
              </w:r>
            </w:ins>
            <w:ins w:id="77" w:author="Watt, Stephen HOUS:EX" w:date="2023-05-08T09:55:00Z">
              <w:r w:rsidR="00DD2E4E">
                <w:t>olumbia</w:t>
              </w:r>
            </w:ins>
            <w:ins w:id="78" w:author="Watt, Stephen HOUS:EX" w:date="2023-05-08T09:42:00Z">
              <w:r w:rsidR="000449C6">
                <w:t xml:space="preserve"> </w:t>
              </w:r>
            </w:ins>
            <w:ins w:id="79" w:author="Watt, Stephen HOUS:EX" w:date="2023-05-08T09:27:00Z">
              <w:r>
                <w:t>technical changes</w:t>
              </w:r>
            </w:ins>
            <w:ins w:id="80" w:author="Watt, Stephen HOUS:EX" w:date="2023-05-08T09:30:00Z">
              <w:r w:rsidR="00634DCC">
                <w:t xml:space="preserve">, </w:t>
              </w:r>
            </w:ins>
            <w:ins w:id="81" w:author="Watt, Stephen HOUS:EX" w:date="2023-05-08T09:27:00Z">
              <w:r>
                <w:t>additions</w:t>
              </w:r>
            </w:ins>
            <w:ins w:id="82" w:author="Watt, Stephen HOUS:EX" w:date="2023-05-08T09:31:00Z">
              <w:r w:rsidR="00634DCC">
                <w:t>,</w:t>
              </w:r>
            </w:ins>
            <w:ins w:id="83" w:author="Watt, Stephen HOUS:EX" w:date="2023-05-08T09:30:00Z">
              <w:r w:rsidR="00634DCC">
                <w:t xml:space="preserve"> </w:t>
              </w:r>
            </w:ins>
            <w:ins w:id="84" w:author="Watt, Stephen HOUS:EX" w:date="2023-05-08T09:31:00Z">
              <w:r w:rsidR="00634DCC">
                <w:t>and</w:t>
              </w:r>
            </w:ins>
            <w:ins w:id="85" w:author="Watt, Stephen HOUS:EX" w:date="2023-05-08T09:30:00Z">
              <w:r w:rsidR="00634DCC">
                <w:t xml:space="preserve"> variations</w:t>
              </w:r>
            </w:ins>
            <w:ins w:id="86" w:author="Watt, Stephen HOUS:EX" w:date="2023-05-08T09:27:00Z">
              <w:r>
                <w:t xml:space="preserve"> relative to the 2023 edition of the BCBC are identified. These changes are shown </w:t>
              </w:r>
            </w:ins>
            <w:ins w:id="87" w:author="Watt, Stephen HOUS:EX" w:date="2023-05-08T09:28:00Z">
              <w:r>
                <w:t xml:space="preserve">by a bold vertical line added in the margin </w:t>
              </w:r>
            </w:ins>
            <w:ins w:id="88" w:author="Watt, Stephen HOUS:EX" w:date="2023-05-08T09:29:00Z">
              <w:r>
                <w:t>next to the affected provision to indicate the approximate location of the unique to B.C</w:t>
              </w:r>
            </w:ins>
            <w:ins w:id="89" w:author="Watt, Stephen HOUS:EX" w:date="2023-05-08T09:30:00Z">
              <w:r>
                <w:t>. content</w:t>
              </w:r>
            </w:ins>
            <w:ins w:id="90" w:author="Watt, Stephen HOUS:EX" w:date="2023-05-08T09:27:00Z">
              <w:r>
                <w:t xml:space="preserve">, wherever practical. The </w:t>
              </w:r>
            </w:ins>
            <w:ins w:id="91" w:author="Watt, Stephen HOUS:EX" w:date="2023-05-08T09:43:00Z">
              <w:r w:rsidR="000449C6">
                <w:t xml:space="preserve">bold </w:t>
              </w:r>
            </w:ins>
            <w:ins w:id="92" w:author="Watt, Stephen HOUS:EX" w:date="2023-05-08T09:27:00Z">
              <w:r>
                <w:t xml:space="preserve">vertical lines are for convenience only and have no legal effect. No change indication is provided for renumbered or deleted provisions. </w:t>
              </w:r>
            </w:ins>
          </w:p>
          <w:p w14:paraId="18B11949" w14:textId="77777777" w:rsidR="00915541" w:rsidRDefault="00915541">
            <w:pPr>
              <w:pStyle w:val="BodyText"/>
              <w:spacing w:line="194" w:lineRule="auto"/>
              <w:ind w:right="1030"/>
              <w:rPr>
                <w:ins w:id="93" w:author="Watt, Stephen HOUS:EX" w:date="2023-05-08T09:27:00Z"/>
              </w:rPr>
            </w:pPr>
          </w:p>
          <w:p w14:paraId="774348C5" w14:textId="580C0150" w:rsidR="00915541" w:rsidRDefault="00915541">
            <w:pPr>
              <w:pStyle w:val="BodyText"/>
              <w:spacing w:line="194" w:lineRule="auto"/>
              <w:ind w:right="1030"/>
              <w:rPr>
                <w:ins w:id="94" w:author="Watt, Stephen HOUS:EX" w:date="2023-05-08T09:26:00Z"/>
              </w:rPr>
            </w:pPr>
            <w:ins w:id="95" w:author="Watt, Stephen HOUS:EX" w:date="2023-05-08T09:27:00Z">
              <w:r>
                <w:t>The term “reserved” is included in place of certain deleted Codes Canada model content which has not been adopted. The term “reserved” is generally used so that the numbering structure of the model National Codes</w:t>
              </w:r>
            </w:ins>
            <w:ins w:id="96" w:author="Watt, Stephen HOUS:EX" w:date="2023-05-08T09:45:00Z">
              <w:r w:rsidR="000449C6">
                <w:t xml:space="preserve"> is maintained</w:t>
              </w:r>
            </w:ins>
            <w:ins w:id="97" w:author="Watt, Stephen HOUS:EX" w:date="2023-05-08T09:27:00Z">
              <w:r>
                <w:t>, easing comparability and harmonization.</w:t>
              </w:r>
            </w:ins>
          </w:p>
        </w:tc>
      </w:tr>
    </w:tbl>
    <w:p w14:paraId="78EDFE65" w14:textId="77777777" w:rsidR="00EC7641" w:rsidRDefault="00EC7641">
      <w:pPr>
        <w:pStyle w:val="BodyText"/>
        <w:spacing w:before="6"/>
        <w:rPr>
          <w:sz w:val="17"/>
        </w:rPr>
      </w:pPr>
    </w:p>
    <w:p w14:paraId="5D456333" w14:textId="77777777" w:rsidR="00EC7641" w:rsidRDefault="007774D2">
      <w:pPr>
        <w:pStyle w:val="Heading3"/>
      </w:pPr>
      <w:r>
        <w:rPr>
          <w:spacing w:val="-2"/>
        </w:rPr>
        <w:t>Units</w:t>
      </w:r>
    </w:p>
    <w:p w14:paraId="49FB74C4" w14:textId="77777777" w:rsidR="00EC7641" w:rsidRDefault="00EC7641">
      <w:pPr>
        <w:pStyle w:val="BodyText"/>
        <w:rPr>
          <w:rFonts w:ascii="Helvetica LT Std"/>
          <w:b/>
          <w:sz w:val="22"/>
        </w:rPr>
      </w:pPr>
    </w:p>
    <w:p w14:paraId="4EBB69DB" w14:textId="77777777" w:rsidR="00EC7641" w:rsidRDefault="007774D2">
      <w:pPr>
        <w:pStyle w:val="BodyText"/>
        <w:spacing w:before="1" w:line="196" w:lineRule="auto"/>
        <w:ind w:left="1314" w:right="1147"/>
      </w:pPr>
      <w:r>
        <w:t>All values in the NBC are given in metric units. Some of the metric values in the Code have</w:t>
      </w:r>
      <w:r>
        <w:rPr>
          <w:spacing w:val="-2"/>
        </w:rPr>
        <w:t xml:space="preserve"> </w:t>
      </w:r>
      <w:r>
        <w:t>been</w:t>
      </w:r>
      <w:r>
        <w:rPr>
          <w:spacing w:val="-3"/>
        </w:rPr>
        <w:t xml:space="preserve"> </w:t>
      </w:r>
      <w:r>
        <w:t>converted</w:t>
      </w:r>
      <w:r>
        <w:rPr>
          <w:spacing w:val="-2"/>
        </w:rPr>
        <w:t xml:space="preserve"> </w:t>
      </w:r>
      <w:r>
        <w:t>and</w:t>
      </w:r>
      <w:r>
        <w:rPr>
          <w:spacing w:val="-2"/>
        </w:rPr>
        <w:t xml:space="preserve"> </w:t>
      </w:r>
      <w:r>
        <w:t>rounded</w:t>
      </w:r>
      <w:r>
        <w:rPr>
          <w:spacing w:val="-1"/>
        </w:rPr>
        <w:t xml:space="preserve"> </w:t>
      </w:r>
      <w:r>
        <w:t>from</w:t>
      </w:r>
      <w:r>
        <w:rPr>
          <w:spacing w:val="-1"/>
        </w:rPr>
        <w:t xml:space="preserve"> </w:t>
      </w:r>
      <w:r>
        <w:t>imperial</w:t>
      </w:r>
      <w:r>
        <w:rPr>
          <w:spacing w:val="-3"/>
        </w:rPr>
        <w:t xml:space="preserve"> </w:t>
      </w:r>
      <w:r>
        <w:t>values.</w:t>
      </w:r>
      <w:r>
        <w:rPr>
          <w:spacing w:val="-3"/>
        </w:rPr>
        <w:t xml:space="preserve"> </w:t>
      </w:r>
      <w:r>
        <w:t>A</w:t>
      </w:r>
      <w:r>
        <w:rPr>
          <w:spacing w:val="-1"/>
        </w:rPr>
        <w:t xml:space="preserve"> </w:t>
      </w:r>
      <w:r>
        <w:t>conversion</w:t>
      </w:r>
      <w:r>
        <w:rPr>
          <w:spacing w:val="-2"/>
        </w:rPr>
        <w:t xml:space="preserve"> </w:t>
      </w:r>
      <w:r>
        <w:t>table</w:t>
      </w:r>
      <w:r>
        <w:rPr>
          <w:spacing w:val="-2"/>
        </w:rPr>
        <w:t xml:space="preserve"> </w:t>
      </w:r>
      <w:r>
        <w:t>of</w:t>
      </w:r>
      <w:r>
        <w:rPr>
          <w:spacing w:val="-3"/>
        </w:rPr>
        <w:t xml:space="preserve"> </w:t>
      </w:r>
      <w:r>
        <w:t>imperial equivalents for the most common units used in building design and construction is located at the end of the Code.</w:t>
      </w:r>
    </w:p>
    <w:p w14:paraId="06D8CA8F" w14:textId="77777777" w:rsidR="00EC7641" w:rsidRDefault="00EC7641">
      <w:pPr>
        <w:pStyle w:val="BodyText"/>
        <w:spacing w:before="9"/>
        <w:rPr>
          <w:sz w:val="16"/>
        </w:rPr>
      </w:pPr>
    </w:p>
    <w:p w14:paraId="45DF74D0" w14:textId="77777777" w:rsidR="00EC7641" w:rsidRDefault="007774D2">
      <w:pPr>
        <w:pStyle w:val="Heading3"/>
      </w:pPr>
      <w:r>
        <w:t>Complementary</w:t>
      </w:r>
      <w:r>
        <w:rPr>
          <w:spacing w:val="-7"/>
        </w:rPr>
        <w:t xml:space="preserve"> </w:t>
      </w:r>
      <w:r>
        <w:rPr>
          <w:spacing w:val="-2"/>
        </w:rPr>
        <w:t>Publications</w:t>
      </w:r>
    </w:p>
    <w:p w14:paraId="2891377D" w14:textId="77777777" w:rsidR="00EC7641" w:rsidRDefault="00EC7641">
      <w:pPr>
        <w:pStyle w:val="BodyText"/>
        <w:spacing w:before="2"/>
        <w:rPr>
          <w:rFonts w:ascii="Helvetica LT Std"/>
          <w:b/>
          <w:sz w:val="22"/>
        </w:rPr>
      </w:pPr>
    </w:p>
    <w:p w14:paraId="660A8DC6" w14:textId="77777777" w:rsidR="00EC7641" w:rsidRDefault="007774D2">
      <w:pPr>
        <w:pStyle w:val="BodyText"/>
        <w:spacing w:before="1" w:line="194" w:lineRule="auto"/>
        <w:ind w:left="1314" w:right="1271"/>
      </w:pPr>
      <w:r>
        <w:t>The</w:t>
      </w:r>
      <w:r>
        <w:rPr>
          <w:spacing w:val="-1"/>
        </w:rPr>
        <w:t xml:space="preserve"> </w:t>
      </w:r>
      <w:r>
        <w:t>following publications are referenced in the NBC 2020 or</w:t>
      </w:r>
      <w:r>
        <w:rPr>
          <w:spacing w:val="-1"/>
        </w:rPr>
        <w:t xml:space="preserve"> </w:t>
      </w:r>
      <w:r>
        <w:t>facilitate</w:t>
      </w:r>
      <w:r>
        <w:rPr>
          <w:spacing w:val="-1"/>
        </w:rPr>
        <w:t xml:space="preserve"> </w:t>
      </w:r>
      <w:r>
        <w:t>the</w:t>
      </w:r>
      <w:r>
        <w:rPr>
          <w:spacing w:val="-1"/>
        </w:rPr>
        <w:t xml:space="preserve"> </w:t>
      </w:r>
      <w:r>
        <w:t xml:space="preserve">application </w:t>
      </w:r>
      <w:r>
        <w:lastRenderedPageBreak/>
        <w:t>of its requirements:</w:t>
      </w:r>
    </w:p>
    <w:p w14:paraId="3DEDDD31" w14:textId="77777777" w:rsidR="00EC7641" w:rsidRDefault="007774D2">
      <w:pPr>
        <w:pStyle w:val="BodyText"/>
        <w:spacing w:line="196" w:lineRule="auto"/>
        <w:ind w:left="1553" w:right="3981"/>
      </w:pPr>
      <w:r>
        <w:t>National</w:t>
      </w:r>
      <w:r>
        <w:rPr>
          <w:spacing w:val="-1"/>
        </w:rPr>
        <w:t xml:space="preserve"> </w:t>
      </w:r>
      <w:r>
        <w:t>Energy</w:t>
      </w:r>
      <w:r>
        <w:rPr>
          <w:spacing w:val="-1"/>
        </w:rPr>
        <w:t xml:space="preserve"> </w:t>
      </w:r>
      <w:r>
        <w:t>Code</w:t>
      </w:r>
      <w:r>
        <w:rPr>
          <w:spacing w:val="-1"/>
        </w:rPr>
        <w:t xml:space="preserve"> </w:t>
      </w:r>
      <w:r>
        <w:t>of</w:t>
      </w:r>
      <w:r>
        <w:rPr>
          <w:spacing w:val="-1"/>
        </w:rPr>
        <w:t xml:space="preserve"> </w:t>
      </w:r>
      <w:r>
        <w:t>Canada</w:t>
      </w:r>
      <w:r>
        <w:rPr>
          <w:spacing w:val="-2"/>
        </w:rPr>
        <w:t xml:space="preserve"> </w:t>
      </w:r>
      <w:r>
        <w:t>for</w:t>
      </w:r>
      <w:r>
        <w:rPr>
          <w:spacing w:val="-2"/>
        </w:rPr>
        <w:t xml:space="preserve"> </w:t>
      </w:r>
      <w:r>
        <w:t>Buildings</w:t>
      </w:r>
      <w:r>
        <w:rPr>
          <w:spacing w:val="-1"/>
        </w:rPr>
        <w:t xml:space="preserve"> </w:t>
      </w:r>
      <w:r>
        <w:t>2020 National Farm Building Code of Canada 1995 National Fire Code of Canada 2020</w:t>
      </w:r>
    </w:p>
    <w:p w14:paraId="694B68BB" w14:textId="77777777" w:rsidR="00EC7641" w:rsidRDefault="007774D2">
      <w:pPr>
        <w:pStyle w:val="BodyText"/>
        <w:spacing w:line="204" w:lineRule="exact"/>
        <w:ind w:left="1553"/>
      </w:pPr>
      <w:r>
        <w:t>National</w:t>
      </w:r>
      <w:r>
        <w:rPr>
          <w:spacing w:val="2"/>
        </w:rPr>
        <w:t xml:space="preserve"> </w:t>
      </w:r>
      <w:r>
        <w:t>Plumbing</w:t>
      </w:r>
      <w:r>
        <w:rPr>
          <w:spacing w:val="2"/>
        </w:rPr>
        <w:t xml:space="preserve"> </w:t>
      </w:r>
      <w:r>
        <w:t>Code</w:t>
      </w:r>
      <w:r>
        <w:rPr>
          <w:spacing w:val="1"/>
        </w:rPr>
        <w:t xml:space="preserve"> </w:t>
      </w:r>
      <w:r>
        <w:t>of</w:t>
      </w:r>
      <w:r>
        <w:rPr>
          <w:spacing w:val="1"/>
        </w:rPr>
        <w:t xml:space="preserve"> </w:t>
      </w:r>
      <w:r>
        <w:t>Canada</w:t>
      </w:r>
      <w:r>
        <w:rPr>
          <w:spacing w:val="2"/>
        </w:rPr>
        <w:t xml:space="preserve"> </w:t>
      </w:r>
      <w:r>
        <w:rPr>
          <w:spacing w:val="-4"/>
        </w:rPr>
        <w:t>2020</w:t>
      </w:r>
    </w:p>
    <w:p w14:paraId="0CFDB62A" w14:textId="77777777" w:rsidR="00EC7641" w:rsidRDefault="007774D2">
      <w:pPr>
        <w:pStyle w:val="BodyText"/>
        <w:spacing w:before="15" w:line="194" w:lineRule="auto"/>
        <w:ind w:left="1553" w:right="1030"/>
      </w:pPr>
      <w:r>
        <w:t>Illustrated</w:t>
      </w:r>
      <w:r>
        <w:rPr>
          <w:spacing w:val="-4"/>
        </w:rPr>
        <w:t xml:space="preserve"> </w:t>
      </w:r>
      <w:r>
        <w:t>User's</w:t>
      </w:r>
      <w:r>
        <w:rPr>
          <w:spacing w:val="-5"/>
        </w:rPr>
        <w:t xml:space="preserve"> </w:t>
      </w:r>
      <w:r>
        <w:t>Guide</w:t>
      </w:r>
      <w:r>
        <w:rPr>
          <w:spacing w:val="-5"/>
        </w:rPr>
        <w:t xml:space="preserve"> </w:t>
      </w:r>
      <w:r>
        <w:t>–</w:t>
      </w:r>
      <w:r>
        <w:rPr>
          <w:spacing w:val="-5"/>
        </w:rPr>
        <w:t xml:space="preserve"> </w:t>
      </w:r>
      <w:r>
        <w:t>NBC</w:t>
      </w:r>
      <w:r>
        <w:rPr>
          <w:spacing w:val="-4"/>
        </w:rPr>
        <w:t xml:space="preserve"> </w:t>
      </w:r>
      <w:r>
        <w:t>2020:</w:t>
      </w:r>
      <w:r>
        <w:rPr>
          <w:spacing w:val="-6"/>
        </w:rPr>
        <w:t xml:space="preserve"> </w:t>
      </w:r>
      <w:r>
        <w:t>Part</w:t>
      </w:r>
      <w:r>
        <w:rPr>
          <w:spacing w:val="-6"/>
        </w:rPr>
        <w:t xml:space="preserve"> </w:t>
      </w:r>
      <w:r>
        <w:t>9</w:t>
      </w:r>
      <w:r>
        <w:rPr>
          <w:spacing w:val="-5"/>
        </w:rPr>
        <w:t xml:space="preserve"> </w:t>
      </w:r>
      <w:r>
        <w:t>of</w:t>
      </w:r>
      <w:r>
        <w:rPr>
          <w:spacing w:val="-5"/>
        </w:rPr>
        <w:t xml:space="preserve"> </w:t>
      </w:r>
      <w:r>
        <w:t>Division</w:t>
      </w:r>
      <w:r>
        <w:rPr>
          <w:spacing w:val="-4"/>
        </w:rPr>
        <w:t xml:space="preserve"> </w:t>
      </w:r>
      <w:r>
        <w:t>B,</w:t>
      </w:r>
      <w:r>
        <w:rPr>
          <w:spacing w:val="-6"/>
        </w:rPr>
        <w:t xml:space="preserve"> </w:t>
      </w:r>
      <w:r>
        <w:t>Housing</w:t>
      </w:r>
      <w:r>
        <w:rPr>
          <w:spacing w:val="-5"/>
        </w:rPr>
        <w:t xml:space="preserve"> </w:t>
      </w:r>
      <w:r>
        <w:t>and</w:t>
      </w:r>
      <w:r>
        <w:rPr>
          <w:spacing w:val="-5"/>
        </w:rPr>
        <w:t xml:space="preserve"> </w:t>
      </w:r>
      <w:r>
        <w:t>Small</w:t>
      </w:r>
      <w:r>
        <w:rPr>
          <w:spacing w:val="-7"/>
        </w:rPr>
        <w:t xml:space="preserve"> </w:t>
      </w:r>
      <w:r>
        <w:t>Buildings Structural Commentaries (User's Guide – NBC 2020: Part 4 of Division B)</w:t>
      </w:r>
    </w:p>
    <w:p w14:paraId="7C420FC5" w14:textId="77777777" w:rsidR="00EC7641" w:rsidRDefault="007774D2">
      <w:pPr>
        <w:pStyle w:val="BodyText"/>
        <w:spacing w:line="232" w:lineRule="exact"/>
        <w:ind w:left="1553"/>
      </w:pPr>
      <w:r>
        <w:t>Supplement</w:t>
      </w:r>
      <w:r>
        <w:rPr>
          <w:spacing w:val="3"/>
        </w:rPr>
        <w:t xml:space="preserve"> </w:t>
      </w:r>
      <w:r>
        <w:t>to</w:t>
      </w:r>
      <w:r>
        <w:rPr>
          <w:spacing w:val="4"/>
        </w:rPr>
        <w:t xml:space="preserve"> </w:t>
      </w:r>
      <w:r>
        <w:t>the</w:t>
      </w:r>
      <w:r>
        <w:rPr>
          <w:spacing w:val="5"/>
        </w:rPr>
        <w:t xml:space="preserve"> </w:t>
      </w:r>
      <w:r>
        <w:t>NBC</w:t>
      </w:r>
      <w:r>
        <w:rPr>
          <w:spacing w:val="4"/>
        </w:rPr>
        <w:t xml:space="preserve"> </w:t>
      </w:r>
      <w:r>
        <w:t>2020:</w:t>
      </w:r>
      <w:r>
        <w:rPr>
          <w:spacing w:val="3"/>
        </w:rPr>
        <w:t xml:space="preserve"> </w:t>
      </w:r>
      <w:r>
        <w:t>Intent</w:t>
      </w:r>
      <w:r>
        <w:rPr>
          <w:spacing w:val="3"/>
        </w:rPr>
        <w:t xml:space="preserve"> </w:t>
      </w:r>
      <w:r>
        <w:rPr>
          <w:spacing w:val="-2"/>
        </w:rPr>
        <w:t>Statements</w:t>
      </w:r>
    </w:p>
    <w:p w14:paraId="0D63E058" w14:textId="77777777" w:rsidR="00EC7641" w:rsidRDefault="00EC7641">
      <w:pPr>
        <w:pStyle w:val="BodyText"/>
        <w:spacing w:before="12"/>
        <w:rPr>
          <w:sz w:val="18"/>
        </w:rPr>
      </w:pPr>
    </w:p>
    <w:p w14:paraId="4BA25979" w14:textId="77777777" w:rsidR="00EC7641" w:rsidRDefault="007774D2">
      <w:pPr>
        <w:pStyle w:val="BodyText"/>
        <w:spacing w:line="194" w:lineRule="auto"/>
        <w:ind w:left="1314" w:right="1147"/>
      </w:pPr>
      <w:r>
        <w:t>These and other Code documents published by the NRC are made available in free electronic format on the NRC's website.</w:t>
      </w:r>
    </w:p>
    <w:p w14:paraId="2E4F5811" w14:textId="77777777" w:rsidR="00EC7641" w:rsidRDefault="00EC7641">
      <w:pPr>
        <w:spacing w:line="194" w:lineRule="auto"/>
        <w:sectPr w:rsidR="00EC7641">
          <w:pgSz w:w="12240" w:h="15840"/>
          <w:pgMar w:top="1320" w:right="1080" w:bottom="420" w:left="840" w:header="374" w:footer="239" w:gutter="0"/>
          <w:cols w:space="720"/>
        </w:sectPr>
      </w:pPr>
    </w:p>
    <w:p w14:paraId="34F2473D" w14:textId="77777777" w:rsidR="00EC7641" w:rsidRDefault="007774D2">
      <w:pPr>
        <w:pStyle w:val="Heading2"/>
        <w:spacing w:before="88"/>
      </w:pPr>
      <w:r>
        <w:lastRenderedPageBreak/>
        <w:t>Commercial</w:t>
      </w:r>
      <w:r>
        <w:rPr>
          <w:spacing w:val="-8"/>
        </w:rPr>
        <w:t xml:space="preserve"> </w:t>
      </w:r>
      <w:r>
        <w:rPr>
          <w:spacing w:val="-2"/>
        </w:rPr>
        <w:t>Reproduction</w:t>
      </w:r>
    </w:p>
    <w:p w14:paraId="4DA3B871" w14:textId="77777777" w:rsidR="00EC7641" w:rsidRDefault="007774D2">
      <w:pPr>
        <w:pStyle w:val="BodyText"/>
        <w:spacing w:before="231" w:line="194" w:lineRule="auto"/>
        <w:ind w:left="474" w:right="1532"/>
      </w:pPr>
      <w:r>
        <w:t>Copyright for the NBC is owned by the NRC. All rights are reserved. Commercial reproduction</w:t>
      </w:r>
      <w:r>
        <w:rPr>
          <w:spacing w:val="-2"/>
        </w:rPr>
        <w:t xml:space="preserve"> </w:t>
      </w:r>
      <w:r>
        <w:t>by</w:t>
      </w:r>
      <w:r>
        <w:rPr>
          <w:spacing w:val="-2"/>
        </w:rPr>
        <w:t xml:space="preserve"> </w:t>
      </w:r>
      <w:r>
        <w:t>any</w:t>
      </w:r>
      <w:r>
        <w:rPr>
          <w:spacing w:val="-2"/>
        </w:rPr>
        <w:t xml:space="preserve"> </w:t>
      </w:r>
      <w:r>
        <w:t>means</w:t>
      </w:r>
      <w:r>
        <w:rPr>
          <w:spacing w:val="-2"/>
        </w:rPr>
        <w:t xml:space="preserve"> </w:t>
      </w:r>
      <w:r>
        <w:t>of</w:t>
      </w:r>
      <w:r>
        <w:rPr>
          <w:spacing w:val="-3"/>
        </w:rPr>
        <w:t xml:space="preserve"> </w:t>
      </w:r>
      <w:r>
        <w:t>the</w:t>
      </w:r>
      <w:r>
        <w:rPr>
          <w:spacing w:val="-2"/>
        </w:rPr>
        <w:t xml:space="preserve"> </w:t>
      </w:r>
      <w:r>
        <w:t>NRC's</w:t>
      </w:r>
      <w:r>
        <w:rPr>
          <w:spacing w:val="-3"/>
        </w:rPr>
        <w:t xml:space="preserve"> </w:t>
      </w:r>
      <w:r>
        <w:t>copyright</w:t>
      </w:r>
      <w:r>
        <w:rPr>
          <w:spacing w:val="-3"/>
        </w:rPr>
        <w:t xml:space="preserve"> </w:t>
      </w:r>
      <w:r>
        <w:t>material</w:t>
      </w:r>
      <w:r>
        <w:rPr>
          <w:spacing w:val="-3"/>
        </w:rPr>
        <w:t xml:space="preserve"> </w:t>
      </w:r>
      <w:r>
        <w:t>is</w:t>
      </w:r>
      <w:r>
        <w:rPr>
          <w:spacing w:val="-3"/>
        </w:rPr>
        <w:t xml:space="preserve"> </w:t>
      </w:r>
      <w:r>
        <w:t>prohibited</w:t>
      </w:r>
      <w:r>
        <w:rPr>
          <w:spacing w:val="-3"/>
        </w:rPr>
        <w:t xml:space="preserve"> </w:t>
      </w:r>
      <w:r>
        <w:t>without</w:t>
      </w:r>
      <w:r>
        <w:rPr>
          <w:spacing w:val="-3"/>
        </w:rPr>
        <w:t xml:space="preserve"> </w:t>
      </w:r>
      <w:r>
        <w:t>the</w:t>
      </w:r>
      <w:r>
        <w:rPr>
          <w:spacing w:val="-2"/>
        </w:rPr>
        <w:t xml:space="preserve"> </w:t>
      </w:r>
      <w:r>
        <w:t>written consent of the NRC. To request permission to reproduce the NBC, please contact:</w:t>
      </w:r>
    </w:p>
    <w:p w14:paraId="1CE79341" w14:textId="77777777" w:rsidR="00EC7641" w:rsidRDefault="007774D2">
      <w:pPr>
        <w:pStyle w:val="BodyText"/>
        <w:spacing w:before="4" w:line="194" w:lineRule="auto"/>
        <w:ind w:left="713" w:right="5922"/>
      </w:pPr>
      <w:r>
        <w:t>Production</w:t>
      </w:r>
      <w:r>
        <w:rPr>
          <w:spacing w:val="-5"/>
        </w:rPr>
        <w:t xml:space="preserve"> </w:t>
      </w:r>
      <w:r>
        <w:t>and</w:t>
      </w:r>
      <w:r>
        <w:rPr>
          <w:spacing w:val="-6"/>
        </w:rPr>
        <w:t xml:space="preserve"> </w:t>
      </w:r>
      <w:r>
        <w:t>Marketing</w:t>
      </w:r>
      <w:r>
        <w:rPr>
          <w:spacing w:val="-6"/>
        </w:rPr>
        <w:t xml:space="preserve"> </w:t>
      </w:r>
      <w:r>
        <w:t>Manager Codes Canada</w:t>
      </w:r>
    </w:p>
    <w:p w14:paraId="7B08F409" w14:textId="77777777" w:rsidR="00EC7641" w:rsidRDefault="007774D2">
      <w:pPr>
        <w:pStyle w:val="BodyText"/>
        <w:spacing w:line="196" w:lineRule="auto"/>
        <w:ind w:left="713" w:right="5922"/>
      </w:pPr>
      <w:r>
        <w:t>National</w:t>
      </w:r>
      <w:r>
        <w:rPr>
          <w:spacing w:val="-3"/>
        </w:rPr>
        <w:t xml:space="preserve"> </w:t>
      </w:r>
      <w:r>
        <w:t>Research</w:t>
      </w:r>
      <w:r>
        <w:rPr>
          <w:spacing w:val="-3"/>
        </w:rPr>
        <w:t xml:space="preserve"> </w:t>
      </w:r>
      <w:r>
        <w:t>Council</w:t>
      </w:r>
      <w:r>
        <w:rPr>
          <w:spacing w:val="-3"/>
        </w:rPr>
        <w:t xml:space="preserve"> </w:t>
      </w:r>
      <w:r>
        <w:t>of</w:t>
      </w:r>
      <w:r>
        <w:rPr>
          <w:spacing w:val="-3"/>
        </w:rPr>
        <w:t xml:space="preserve"> </w:t>
      </w:r>
      <w:r>
        <w:t>Canada 1200 Montreal Road</w:t>
      </w:r>
    </w:p>
    <w:p w14:paraId="2186EBCA" w14:textId="77777777" w:rsidR="00EC7641" w:rsidRDefault="007774D2">
      <w:pPr>
        <w:pStyle w:val="BodyText"/>
        <w:spacing w:line="205" w:lineRule="exact"/>
        <w:ind w:left="713"/>
      </w:pPr>
      <w:r>
        <w:t>Ottawa,</w:t>
      </w:r>
      <w:r>
        <w:rPr>
          <w:spacing w:val="4"/>
        </w:rPr>
        <w:t xml:space="preserve"> </w:t>
      </w:r>
      <w:r>
        <w:t>Ontario</w:t>
      </w:r>
      <w:r>
        <w:rPr>
          <w:spacing w:val="4"/>
        </w:rPr>
        <w:t xml:space="preserve"> </w:t>
      </w:r>
      <w:r>
        <w:t>K1A</w:t>
      </w:r>
      <w:r>
        <w:rPr>
          <w:spacing w:val="6"/>
        </w:rPr>
        <w:t xml:space="preserve"> </w:t>
      </w:r>
      <w:r>
        <w:rPr>
          <w:spacing w:val="-5"/>
        </w:rPr>
        <w:t>0R6</w:t>
      </w:r>
    </w:p>
    <w:p w14:paraId="50107B39" w14:textId="77777777" w:rsidR="00EC7641" w:rsidRDefault="007774D2">
      <w:pPr>
        <w:pStyle w:val="BodyText"/>
        <w:spacing w:line="245" w:lineRule="exact"/>
        <w:ind w:left="713"/>
      </w:pPr>
      <w:r>
        <w:t>E-mail:</w:t>
      </w:r>
      <w:r>
        <w:rPr>
          <w:spacing w:val="6"/>
        </w:rPr>
        <w:t xml:space="preserve"> </w:t>
      </w:r>
      <w:hyperlink r:id="rId12">
        <w:r>
          <w:t>Codes@nrc-</w:t>
        </w:r>
        <w:r>
          <w:rPr>
            <w:spacing w:val="-2"/>
          </w:rPr>
          <w:t>cnrc.gc.ca</w:t>
        </w:r>
      </w:hyperlink>
    </w:p>
    <w:p w14:paraId="2354278E" w14:textId="77777777" w:rsidR="00EC7641" w:rsidRDefault="00EC7641">
      <w:pPr>
        <w:pStyle w:val="BodyText"/>
        <w:spacing w:before="1"/>
        <w:rPr>
          <w:sz w:val="25"/>
        </w:rPr>
      </w:pPr>
    </w:p>
    <w:p w14:paraId="6E7E3100" w14:textId="77777777" w:rsidR="00EC7641" w:rsidRDefault="007774D2">
      <w:pPr>
        <w:pStyle w:val="Heading2"/>
      </w:pPr>
      <w:r>
        <w:t>Contact</w:t>
      </w:r>
      <w:r>
        <w:rPr>
          <w:spacing w:val="3"/>
        </w:rPr>
        <w:t xml:space="preserve"> </w:t>
      </w:r>
      <w:r>
        <w:rPr>
          <w:spacing w:val="-2"/>
        </w:rPr>
        <w:t>Information</w:t>
      </w:r>
    </w:p>
    <w:p w14:paraId="7A2AB299" w14:textId="77777777" w:rsidR="00EC7641" w:rsidRDefault="007774D2">
      <w:pPr>
        <w:pStyle w:val="BodyText"/>
        <w:spacing w:before="228" w:line="196" w:lineRule="auto"/>
        <w:ind w:left="474" w:right="1532"/>
      </w:pPr>
      <w:r>
        <w:t xml:space="preserve">The CCBFC welcomes comments and suggestions for improvements to </w:t>
      </w:r>
      <w:proofErr w:type="gramStart"/>
      <w:r>
        <w:t>the NBC</w:t>
      </w:r>
      <w:proofErr w:type="gramEnd"/>
      <w:r>
        <w:t>. Persons interested</w:t>
      </w:r>
      <w:r>
        <w:rPr>
          <w:spacing w:val="-4"/>
        </w:rPr>
        <w:t xml:space="preserve"> </w:t>
      </w:r>
      <w:r>
        <w:t>in</w:t>
      </w:r>
      <w:r>
        <w:rPr>
          <w:spacing w:val="-4"/>
        </w:rPr>
        <w:t xml:space="preserve"> </w:t>
      </w:r>
      <w:r>
        <w:t>requesting</w:t>
      </w:r>
      <w:r>
        <w:rPr>
          <w:spacing w:val="-4"/>
        </w:rPr>
        <w:t xml:space="preserve"> </w:t>
      </w:r>
      <w:r>
        <w:t>a</w:t>
      </w:r>
      <w:r>
        <w:rPr>
          <w:spacing w:val="-3"/>
        </w:rPr>
        <w:t xml:space="preserve"> </w:t>
      </w:r>
      <w:r>
        <w:t>change</w:t>
      </w:r>
      <w:r>
        <w:rPr>
          <w:spacing w:val="-3"/>
        </w:rPr>
        <w:t xml:space="preserve"> </w:t>
      </w:r>
      <w:r>
        <w:t>to</w:t>
      </w:r>
      <w:r>
        <w:rPr>
          <w:spacing w:val="-3"/>
        </w:rPr>
        <w:t xml:space="preserve"> </w:t>
      </w:r>
      <w:r>
        <w:t>an</w:t>
      </w:r>
      <w:r>
        <w:rPr>
          <w:spacing w:val="-3"/>
        </w:rPr>
        <w:t xml:space="preserve"> </w:t>
      </w:r>
      <w:r>
        <w:t>NBC</w:t>
      </w:r>
      <w:r>
        <w:rPr>
          <w:spacing w:val="-3"/>
        </w:rPr>
        <w:t xml:space="preserve"> </w:t>
      </w:r>
      <w:r>
        <w:t>provision</w:t>
      </w:r>
      <w:r>
        <w:rPr>
          <w:spacing w:val="-3"/>
        </w:rPr>
        <w:t xml:space="preserve"> </w:t>
      </w:r>
      <w:r>
        <w:t>should</w:t>
      </w:r>
      <w:r>
        <w:rPr>
          <w:spacing w:val="-3"/>
        </w:rPr>
        <w:t xml:space="preserve"> </w:t>
      </w:r>
      <w:r>
        <w:t>refer</w:t>
      </w:r>
      <w:r>
        <w:rPr>
          <w:spacing w:val="-4"/>
        </w:rPr>
        <w:t xml:space="preserve"> </w:t>
      </w:r>
      <w:r>
        <w:t>to</w:t>
      </w:r>
      <w:r>
        <w:rPr>
          <w:spacing w:val="-4"/>
        </w:rPr>
        <w:t xml:space="preserve"> </w:t>
      </w:r>
      <w:r>
        <w:t>the</w:t>
      </w:r>
      <w:r>
        <w:rPr>
          <w:spacing w:val="-4"/>
        </w:rPr>
        <w:t xml:space="preserve"> </w:t>
      </w:r>
      <w:r>
        <w:t>guidelines</w:t>
      </w:r>
      <w:r>
        <w:rPr>
          <w:spacing w:val="-3"/>
        </w:rPr>
        <w:t xml:space="preserve"> </w:t>
      </w:r>
      <w:r>
        <w:t>available on the NRC's website.</w:t>
      </w:r>
    </w:p>
    <w:p w14:paraId="5312A379" w14:textId="77777777" w:rsidR="00EC7641" w:rsidRDefault="00EC7641">
      <w:pPr>
        <w:pStyle w:val="BodyText"/>
        <w:spacing w:before="8"/>
        <w:rPr>
          <w:sz w:val="17"/>
        </w:rPr>
      </w:pPr>
    </w:p>
    <w:p w14:paraId="0D163798" w14:textId="77777777" w:rsidR="00EC7641" w:rsidRDefault="007774D2">
      <w:pPr>
        <w:pStyle w:val="BodyText"/>
        <w:spacing w:line="194" w:lineRule="auto"/>
        <w:ind w:left="713" w:right="4974" w:hanging="240"/>
      </w:pPr>
      <w:r>
        <w:t>To</w:t>
      </w:r>
      <w:r>
        <w:rPr>
          <w:spacing w:val="-3"/>
        </w:rPr>
        <w:t xml:space="preserve"> </w:t>
      </w:r>
      <w:r>
        <w:t>submit</w:t>
      </w:r>
      <w:r>
        <w:rPr>
          <w:spacing w:val="-4"/>
        </w:rPr>
        <w:t xml:space="preserve"> </w:t>
      </w:r>
      <w:r>
        <w:t>comments</w:t>
      </w:r>
      <w:r>
        <w:rPr>
          <w:spacing w:val="-3"/>
        </w:rPr>
        <w:t xml:space="preserve"> </w:t>
      </w:r>
      <w:r>
        <w:t>or</w:t>
      </w:r>
      <w:r>
        <w:rPr>
          <w:spacing w:val="-4"/>
        </w:rPr>
        <w:t xml:space="preserve"> </w:t>
      </w:r>
      <w:r>
        <w:t>suggestions,</w:t>
      </w:r>
      <w:r>
        <w:rPr>
          <w:spacing w:val="-5"/>
        </w:rPr>
        <w:t xml:space="preserve"> </w:t>
      </w:r>
      <w:r>
        <w:t>please</w:t>
      </w:r>
      <w:r>
        <w:rPr>
          <w:spacing w:val="-3"/>
        </w:rPr>
        <w:t xml:space="preserve"> </w:t>
      </w:r>
      <w:r>
        <w:t>contact: The Secretary</w:t>
      </w:r>
    </w:p>
    <w:p w14:paraId="285F8582" w14:textId="77777777" w:rsidR="00EC7641" w:rsidRDefault="007774D2">
      <w:pPr>
        <w:pStyle w:val="BodyText"/>
        <w:spacing w:before="4" w:line="194" w:lineRule="auto"/>
        <w:ind w:left="713" w:right="4974"/>
      </w:pPr>
      <w:r>
        <w:t>Canadian</w:t>
      </w:r>
      <w:r>
        <w:rPr>
          <w:spacing w:val="-1"/>
        </w:rPr>
        <w:t xml:space="preserve"> </w:t>
      </w:r>
      <w:r>
        <w:t>Commission</w:t>
      </w:r>
      <w:r>
        <w:rPr>
          <w:spacing w:val="-2"/>
        </w:rPr>
        <w:t xml:space="preserve"> </w:t>
      </w:r>
      <w:r>
        <w:t>on</w:t>
      </w:r>
      <w:r>
        <w:rPr>
          <w:spacing w:val="-1"/>
        </w:rPr>
        <w:t xml:space="preserve"> </w:t>
      </w:r>
      <w:r>
        <w:t>Building</w:t>
      </w:r>
      <w:r>
        <w:rPr>
          <w:spacing w:val="-2"/>
        </w:rPr>
        <w:t xml:space="preserve"> </w:t>
      </w:r>
      <w:r>
        <w:t>and</w:t>
      </w:r>
      <w:r>
        <w:rPr>
          <w:spacing w:val="-2"/>
        </w:rPr>
        <w:t xml:space="preserve"> </w:t>
      </w:r>
      <w:r>
        <w:t>Fire</w:t>
      </w:r>
      <w:r>
        <w:rPr>
          <w:spacing w:val="-1"/>
        </w:rPr>
        <w:t xml:space="preserve"> </w:t>
      </w:r>
      <w:r>
        <w:t>Codes 1200 Montreal Road</w:t>
      </w:r>
    </w:p>
    <w:p w14:paraId="7391840C" w14:textId="77777777" w:rsidR="00EC7641" w:rsidRDefault="007774D2">
      <w:pPr>
        <w:pStyle w:val="BodyText"/>
        <w:spacing w:line="207" w:lineRule="exact"/>
        <w:ind w:left="713"/>
      </w:pPr>
      <w:r>
        <w:t>Ottawa,</w:t>
      </w:r>
      <w:r>
        <w:rPr>
          <w:spacing w:val="4"/>
        </w:rPr>
        <w:t xml:space="preserve"> </w:t>
      </w:r>
      <w:r>
        <w:t>Ontario</w:t>
      </w:r>
      <w:r>
        <w:rPr>
          <w:spacing w:val="4"/>
        </w:rPr>
        <w:t xml:space="preserve"> </w:t>
      </w:r>
      <w:r>
        <w:t>K1A</w:t>
      </w:r>
      <w:r>
        <w:rPr>
          <w:spacing w:val="6"/>
        </w:rPr>
        <w:t xml:space="preserve"> </w:t>
      </w:r>
      <w:r>
        <w:rPr>
          <w:spacing w:val="-5"/>
        </w:rPr>
        <w:t>0R6</w:t>
      </w:r>
    </w:p>
    <w:p w14:paraId="3083A690" w14:textId="77777777" w:rsidR="00EC7641" w:rsidRDefault="007774D2">
      <w:pPr>
        <w:pStyle w:val="BodyText"/>
        <w:spacing w:line="245" w:lineRule="exact"/>
        <w:ind w:left="713"/>
      </w:pPr>
      <w:r>
        <w:t>E-mail:</w:t>
      </w:r>
      <w:r>
        <w:rPr>
          <w:spacing w:val="-5"/>
        </w:rPr>
        <w:t xml:space="preserve"> </w:t>
      </w:r>
      <w:hyperlink r:id="rId13">
        <w:r>
          <w:t>CCBFCSecretary-SecretaireCCCBPI@nrc-</w:t>
        </w:r>
        <w:r>
          <w:rPr>
            <w:spacing w:val="-2"/>
          </w:rPr>
          <w:t>cnrc.gc.ca</w:t>
        </w:r>
      </w:hyperlink>
    </w:p>
    <w:p w14:paraId="4599B2DC" w14:textId="77777777" w:rsidR="00EC7641" w:rsidRDefault="00EC7641">
      <w:pPr>
        <w:spacing w:line="245" w:lineRule="exact"/>
        <w:sectPr w:rsidR="00EC7641">
          <w:pgSz w:w="12240" w:h="15840"/>
          <w:pgMar w:top="1320" w:right="1080" w:bottom="420" w:left="840" w:header="374" w:footer="239" w:gutter="0"/>
          <w:cols w:space="720"/>
        </w:sectPr>
      </w:pPr>
    </w:p>
    <w:p w14:paraId="346F85E1" w14:textId="77777777" w:rsidR="00EC7641" w:rsidRDefault="00EC7641">
      <w:pPr>
        <w:pStyle w:val="BodyText"/>
      </w:pPr>
    </w:p>
    <w:p w14:paraId="356FC80E" w14:textId="77777777" w:rsidR="00EC7641" w:rsidRDefault="007774D2">
      <w:pPr>
        <w:pStyle w:val="Heading1"/>
        <w:spacing w:line="206" w:lineRule="auto"/>
      </w:pPr>
      <w:r>
        <w:t>Relationship of the NBC to Standards Development</w:t>
      </w:r>
      <w:r>
        <w:rPr>
          <w:spacing w:val="40"/>
        </w:rPr>
        <w:t xml:space="preserve"> </w:t>
      </w:r>
      <w:r>
        <w:t>and</w:t>
      </w:r>
      <w:r>
        <w:rPr>
          <w:spacing w:val="40"/>
        </w:rPr>
        <w:t xml:space="preserve"> </w:t>
      </w:r>
      <w:r>
        <w:t xml:space="preserve">Conformity </w:t>
      </w:r>
      <w:r>
        <w:rPr>
          <w:spacing w:val="-2"/>
        </w:rPr>
        <w:t>Assessment</w:t>
      </w:r>
    </w:p>
    <w:p w14:paraId="1C5A8739" w14:textId="77777777" w:rsidR="00EC7641" w:rsidRDefault="00EC7641">
      <w:pPr>
        <w:pStyle w:val="BodyText"/>
        <w:spacing w:before="6"/>
        <w:rPr>
          <w:rFonts w:ascii="Helvetica LT Pro Black"/>
          <w:b/>
          <w:sz w:val="42"/>
        </w:rPr>
      </w:pPr>
    </w:p>
    <w:p w14:paraId="580249C8" w14:textId="77777777" w:rsidR="00EC7641" w:rsidRDefault="007774D2">
      <w:pPr>
        <w:pStyle w:val="BodyText"/>
        <w:spacing w:line="196" w:lineRule="auto"/>
        <w:ind w:left="954" w:right="1147"/>
      </w:pPr>
      <w:r>
        <w:t>The</w:t>
      </w:r>
      <w:r>
        <w:rPr>
          <w:spacing w:val="-2"/>
        </w:rPr>
        <w:t xml:space="preserve"> </w:t>
      </w:r>
      <w:r>
        <w:t>development</w:t>
      </w:r>
      <w:r>
        <w:rPr>
          <w:spacing w:val="-1"/>
        </w:rPr>
        <w:t xml:space="preserve"> </w:t>
      </w:r>
      <w:r>
        <w:t>of</w:t>
      </w:r>
      <w:r>
        <w:rPr>
          <w:spacing w:val="-2"/>
        </w:rPr>
        <w:t xml:space="preserve"> </w:t>
      </w:r>
      <w:r>
        <w:t>many</w:t>
      </w:r>
      <w:r>
        <w:rPr>
          <w:spacing w:val="-1"/>
        </w:rPr>
        <w:t xml:space="preserve"> </w:t>
      </w:r>
      <w:r>
        <w:t>provisions</w:t>
      </w:r>
      <w:r>
        <w:rPr>
          <w:spacing w:val="-2"/>
        </w:rPr>
        <w:t xml:space="preserve"> </w:t>
      </w:r>
      <w:r>
        <w:t>in</w:t>
      </w:r>
      <w:r>
        <w:rPr>
          <w:spacing w:val="-2"/>
        </w:rPr>
        <w:t xml:space="preserve"> </w:t>
      </w:r>
      <w:r>
        <w:t>the</w:t>
      </w:r>
      <w:r>
        <w:rPr>
          <w:spacing w:val="-2"/>
        </w:rPr>
        <w:t xml:space="preserve"> </w:t>
      </w:r>
      <w:r>
        <w:t>NBC</w:t>
      </w:r>
      <w:r>
        <w:rPr>
          <w:spacing w:val="-2"/>
        </w:rPr>
        <w:t xml:space="preserve"> </w:t>
      </w:r>
      <w:r>
        <w:t>and</w:t>
      </w:r>
      <w:r>
        <w:rPr>
          <w:spacing w:val="-1"/>
        </w:rPr>
        <w:t xml:space="preserve"> </w:t>
      </w:r>
      <w:r>
        <w:t>the</w:t>
      </w:r>
      <w:r>
        <w:rPr>
          <w:spacing w:val="-2"/>
        </w:rPr>
        <w:t xml:space="preserve"> </w:t>
      </w:r>
      <w:r>
        <w:t>assessment</w:t>
      </w:r>
      <w:r>
        <w:rPr>
          <w:spacing w:val="-3"/>
        </w:rPr>
        <w:t xml:space="preserve"> </w:t>
      </w:r>
      <w:r>
        <w:t>of</w:t>
      </w:r>
      <w:r>
        <w:rPr>
          <w:spacing w:val="-2"/>
        </w:rPr>
        <w:t xml:space="preserve"> </w:t>
      </w:r>
      <w:r>
        <w:t>conformity</w:t>
      </w:r>
      <w:r>
        <w:rPr>
          <w:spacing w:val="-1"/>
        </w:rPr>
        <w:t xml:space="preserve"> </w:t>
      </w:r>
      <w:r>
        <w:t>to</w:t>
      </w:r>
      <w:r>
        <w:rPr>
          <w:spacing w:val="-2"/>
        </w:rPr>
        <w:t xml:space="preserve"> </w:t>
      </w:r>
      <w:r>
        <w:t>those provisions are supported by several of the member organizations of Canada's National Standards System (NSS).</w:t>
      </w:r>
    </w:p>
    <w:p w14:paraId="6AD560B6" w14:textId="77777777" w:rsidR="00EC7641" w:rsidRDefault="00EC7641">
      <w:pPr>
        <w:pStyle w:val="BodyText"/>
        <w:spacing w:before="7"/>
        <w:rPr>
          <w:sz w:val="17"/>
        </w:rPr>
      </w:pPr>
    </w:p>
    <w:p w14:paraId="16EC04E8" w14:textId="77777777" w:rsidR="00EC7641" w:rsidRDefault="007774D2">
      <w:pPr>
        <w:pStyle w:val="BodyText"/>
        <w:spacing w:line="196" w:lineRule="auto"/>
        <w:ind w:left="953" w:right="1372"/>
        <w:jc w:val="both"/>
      </w:pPr>
      <w:r>
        <w:t>The</w:t>
      </w:r>
      <w:r>
        <w:rPr>
          <w:spacing w:val="-2"/>
        </w:rPr>
        <w:t xml:space="preserve"> </w:t>
      </w:r>
      <w:r>
        <w:t>NSS</w:t>
      </w:r>
      <w:r>
        <w:rPr>
          <w:spacing w:val="-1"/>
        </w:rPr>
        <w:t xml:space="preserve"> </w:t>
      </w:r>
      <w:r>
        <w:t>is</w:t>
      </w:r>
      <w:r>
        <w:rPr>
          <w:spacing w:val="-1"/>
        </w:rPr>
        <w:t xml:space="preserve"> </w:t>
      </w:r>
      <w:r>
        <w:t>a</w:t>
      </w:r>
      <w:r>
        <w:rPr>
          <w:spacing w:val="-1"/>
        </w:rPr>
        <w:t xml:space="preserve"> </w:t>
      </w:r>
      <w:r>
        <w:t>network</w:t>
      </w:r>
      <w:r>
        <w:rPr>
          <w:spacing w:val="-1"/>
        </w:rPr>
        <w:t xml:space="preserve"> </w:t>
      </w:r>
      <w:r>
        <w:t>of</w:t>
      </w:r>
      <w:r>
        <w:rPr>
          <w:spacing w:val="-1"/>
        </w:rPr>
        <w:t xml:space="preserve"> </w:t>
      </w:r>
      <w:r>
        <w:t>accredited</w:t>
      </w:r>
      <w:r>
        <w:rPr>
          <w:spacing w:val="-1"/>
        </w:rPr>
        <w:t xml:space="preserve"> </w:t>
      </w:r>
      <w:r>
        <w:t>organizations</w:t>
      </w:r>
      <w:r>
        <w:rPr>
          <w:spacing w:val="-1"/>
        </w:rPr>
        <w:t xml:space="preserve"> </w:t>
      </w:r>
      <w:r>
        <w:t>concerned</w:t>
      </w:r>
      <w:r>
        <w:rPr>
          <w:spacing w:val="-1"/>
        </w:rPr>
        <w:t xml:space="preserve"> </w:t>
      </w:r>
      <w:r>
        <w:t>with standards</w:t>
      </w:r>
      <w:r>
        <w:rPr>
          <w:spacing w:val="-1"/>
        </w:rPr>
        <w:t xml:space="preserve"> </w:t>
      </w:r>
      <w:r>
        <w:t>development, certification, testing and inspection that is established under the auspices of the Standards Council of Canada Act. Activities of the NSS are coordinated by the Standards Council of Canada</w:t>
      </w:r>
      <w:r>
        <w:rPr>
          <w:spacing w:val="-1"/>
        </w:rPr>
        <w:t xml:space="preserve"> </w:t>
      </w:r>
      <w:r>
        <w:t>(SCC),</w:t>
      </w:r>
      <w:r>
        <w:rPr>
          <w:spacing w:val="-2"/>
        </w:rPr>
        <w:t xml:space="preserve"> </w:t>
      </w:r>
      <w:r>
        <w:t>which</w:t>
      </w:r>
      <w:r>
        <w:rPr>
          <w:spacing w:val="-2"/>
        </w:rPr>
        <w:t xml:space="preserve"> </w:t>
      </w:r>
      <w:r>
        <w:t>accredits</w:t>
      </w:r>
      <w:r>
        <w:rPr>
          <w:spacing w:val="-1"/>
        </w:rPr>
        <w:t xml:space="preserve"> </w:t>
      </w:r>
      <w:r>
        <w:t>standards development</w:t>
      </w:r>
      <w:r>
        <w:rPr>
          <w:spacing w:val="-1"/>
        </w:rPr>
        <w:t xml:space="preserve"> </w:t>
      </w:r>
      <w:r>
        <w:t>organizations,</w:t>
      </w:r>
      <w:r>
        <w:rPr>
          <w:spacing w:val="-2"/>
        </w:rPr>
        <w:t xml:space="preserve"> </w:t>
      </w:r>
      <w:r>
        <w:t>certification</w:t>
      </w:r>
      <w:r>
        <w:rPr>
          <w:spacing w:val="-1"/>
        </w:rPr>
        <w:t xml:space="preserve"> </w:t>
      </w:r>
      <w:r>
        <w:t>bodies, testing and calibration laboratories, and inspection bodies, among others.</w:t>
      </w:r>
    </w:p>
    <w:p w14:paraId="7784E336" w14:textId="77777777" w:rsidR="00EC7641" w:rsidRDefault="00EC7641">
      <w:pPr>
        <w:pStyle w:val="BodyText"/>
        <w:spacing w:before="5"/>
        <w:rPr>
          <w:sz w:val="17"/>
        </w:rPr>
      </w:pPr>
    </w:p>
    <w:p w14:paraId="400D91E4" w14:textId="77777777" w:rsidR="00EC7641" w:rsidRDefault="007774D2">
      <w:pPr>
        <w:pStyle w:val="BodyText"/>
        <w:spacing w:line="196" w:lineRule="auto"/>
        <w:ind w:left="953" w:right="1061"/>
        <w:rPr>
          <w:ins w:id="98" w:author="Watt, Stephen HOUS:EX" w:date="2023-05-08T09:50:00Z"/>
        </w:rPr>
      </w:pPr>
      <w:r>
        <w:t>The SCC is a non-profit federal Crown corporation responsible for the coordination of voluntary</w:t>
      </w:r>
      <w:r>
        <w:rPr>
          <w:spacing w:val="-5"/>
        </w:rPr>
        <w:t xml:space="preserve"> </w:t>
      </w:r>
      <w:r>
        <w:t>standardization</w:t>
      </w:r>
      <w:r>
        <w:rPr>
          <w:spacing w:val="-4"/>
        </w:rPr>
        <w:t xml:space="preserve"> </w:t>
      </w:r>
      <w:r>
        <w:t>in</w:t>
      </w:r>
      <w:r>
        <w:rPr>
          <w:spacing w:val="-5"/>
        </w:rPr>
        <w:t xml:space="preserve"> </w:t>
      </w:r>
      <w:r>
        <w:t>Canada.</w:t>
      </w:r>
      <w:r>
        <w:rPr>
          <w:spacing w:val="-5"/>
        </w:rPr>
        <w:t xml:space="preserve"> </w:t>
      </w:r>
      <w:r>
        <w:t>It</w:t>
      </w:r>
      <w:r>
        <w:rPr>
          <w:spacing w:val="-5"/>
        </w:rPr>
        <w:t xml:space="preserve"> </w:t>
      </w:r>
      <w:r>
        <w:t>also</w:t>
      </w:r>
      <w:r>
        <w:rPr>
          <w:spacing w:val="-4"/>
        </w:rPr>
        <w:t xml:space="preserve"> </w:t>
      </w:r>
      <w:r>
        <w:t>coordinates</w:t>
      </w:r>
      <w:r>
        <w:rPr>
          <w:spacing w:val="-5"/>
        </w:rPr>
        <w:t xml:space="preserve"> </w:t>
      </w:r>
      <w:r>
        <w:t>Canadian</w:t>
      </w:r>
      <w:r>
        <w:rPr>
          <w:spacing w:val="-5"/>
        </w:rPr>
        <w:t xml:space="preserve"> </w:t>
      </w:r>
      <w:r>
        <w:t>participation</w:t>
      </w:r>
      <w:r>
        <w:rPr>
          <w:spacing w:val="-5"/>
        </w:rPr>
        <w:t xml:space="preserve"> </w:t>
      </w:r>
      <w:r>
        <w:t>in</w:t>
      </w:r>
      <w:r>
        <w:rPr>
          <w:spacing w:val="-4"/>
        </w:rPr>
        <w:t xml:space="preserve"> </w:t>
      </w:r>
      <w:r>
        <w:t>voluntary international standardization activities.</w:t>
      </w:r>
    </w:p>
    <w:p w14:paraId="1A6828C2" w14:textId="77777777" w:rsidR="000449C6" w:rsidRDefault="000449C6" w:rsidP="00DD2E4E">
      <w:pPr>
        <w:pStyle w:val="BodyText"/>
        <w:spacing w:line="196" w:lineRule="auto"/>
        <w:ind w:left="953" w:right="822"/>
        <w:rPr>
          <w:ins w:id="99" w:author="Watt, Stephen HOUS:EX" w:date="2023-05-08T09:50:00Z"/>
        </w:rPr>
      </w:pPr>
    </w:p>
    <w:tbl>
      <w:tblPr>
        <w:tblStyle w:val="TableGrid"/>
        <w:tblW w:w="0" w:type="auto"/>
        <w:tblInd w:w="846" w:type="dxa"/>
        <w:tblLook w:val="04A0" w:firstRow="1" w:lastRow="0" w:firstColumn="1" w:lastColumn="0" w:noHBand="0" w:noVBand="1"/>
      </w:tblPr>
      <w:tblGrid>
        <w:gridCol w:w="7719"/>
      </w:tblGrid>
      <w:tr w:rsidR="000449C6" w14:paraId="5C456EDC" w14:textId="77777777" w:rsidTr="00DD2E4E">
        <w:trPr>
          <w:ins w:id="100" w:author="Watt, Stephen HOUS:EX" w:date="2023-05-08T09:50:00Z"/>
        </w:trPr>
        <w:tc>
          <w:tcPr>
            <w:tcW w:w="0" w:type="auto"/>
          </w:tcPr>
          <w:p w14:paraId="030E7259" w14:textId="11F0FB3E" w:rsidR="000449C6" w:rsidRDefault="00DD2E4E" w:rsidP="00DD2E4E">
            <w:pPr>
              <w:pStyle w:val="BodyText"/>
              <w:spacing w:line="196" w:lineRule="auto"/>
              <w:ind w:right="36"/>
              <w:rPr>
                <w:ins w:id="101" w:author="Watt, Stephen HOUS:EX" w:date="2023-05-08T09:50:00Z"/>
              </w:rPr>
            </w:pPr>
            <w:ins w:id="102" w:author="Watt, Stephen HOUS:EX" w:date="2023-05-08T09:50:00Z">
              <w:r>
                <w:t>The remainder of this section relates also to Book II (Plumbing Systems) of this Code</w:t>
              </w:r>
            </w:ins>
          </w:p>
        </w:tc>
      </w:tr>
    </w:tbl>
    <w:p w14:paraId="63A2BAA8" w14:textId="77777777" w:rsidR="00EC7641" w:rsidRDefault="00EC7641">
      <w:pPr>
        <w:pStyle w:val="BodyText"/>
        <w:spacing w:before="8"/>
        <w:rPr>
          <w:sz w:val="25"/>
        </w:rPr>
      </w:pPr>
    </w:p>
    <w:p w14:paraId="74DFAF45" w14:textId="77777777" w:rsidR="00EC7641" w:rsidRDefault="007774D2">
      <w:pPr>
        <w:pStyle w:val="Heading2"/>
        <w:ind w:left="594"/>
      </w:pPr>
      <w:r>
        <w:t>Canadian</w:t>
      </w:r>
      <w:r>
        <w:rPr>
          <w:spacing w:val="2"/>
        </w:rPr>
        <w:t xml:space="preserve"> </w:t>
      </w:r>
      <w:r>
        <w:rPr>
          <w:spacing w:val="-2"/>
        </w:rPr>
        <w:t>Standards</w:t>
      </w:r>
    </w:p>
    <w:p w14:paraId="4453EE04" w14:textId="77777777" w:rsidR="00EC7641" w:rsidRDefault="007774D2">
      <w:pPr>
        <w:pStyle w:val="BodyText"/>
        <w:spacing w:before="227" w:line="196" w:lineRule="auto"/>
        <w:ind w:left="953" w:right="1061"/>
      </w:pPr>
      <w:r>
        <w:t>Many of the standards referenced in the NBC are published by standards development organizations accredited in Canada. As part of the accreditation requirements, these organizations adhere to the principle of consensus, which generally means substantial majority agreement of a committee comprising a balance of producer, user and general interest members, and the consideration of all negative comments. The standards development</w:t>
      </w:r>
      <w:r>
        <w:rPr>
          <w:spacing w:val="-1"/>
        </w:rPr>
        <w:t xml:space="preserve"> </w:t>
      </w:r>
      <w:r>
        <w:t>organizations</w:t>
      </w:r>
      <w:r>
        <w:rPr>
          <w:spacing w:val="-3"/>
        </w:rPr>
        <w:t xml:space="preserve"> </w:t>
      </w:r>
      <w:r>
        <w:t>also</w:t>
      </w:r>
      <w:r>
        <w:rPr>
          <w:spacing w:val="-2"/>
        </w:rPr>
        <w:t xml:space="preserve"> </w:t>
      </w:r>
      <w:r>
        <w:t>have</w:t>
      </w:r>
      <w:r>
        <w:rPr>
          <w:spacing w:val="-2"/>
        </w:rPr>
        <w:t xml:space="preserve"> </w:t>
      </w:r>
      <w:r>
        <w:t>formal</w:t>
      </w:r>
      <w:r>
        <w:rPr>
          <w:spacing w:val="-2"/>
        </w:rPr>
        <w:t xml:space="preserve"> </w:t>
      </w:r>
      <w:r>
        <w:t>procedures</w:t>
      </w:r>
      <w:r>
        <w:rPr>
          <w:spacing w:val="-3"/>
        </w:rPr>
        <w:t xml:space="preserve"> </w:t>
      </w:r>
      <w:r>
        <w:t>for</w:t>
      </w:r>
      <w:r>
        <w:rPr>
          <w:spacing w:val="-2"/>
        </w:rPr>
        <w:t xml:space="preserve"> </w:t>
      </w:r>
      <w:r>
        <w:t>the</w:t>
      </w:r>
      <w:r>
        <w:rPr>
          <w:spacing w:val="-2"/>
        </w:rPr>
        <w:t xml:space="preserve"> </w:t>
      </w:r>
      <w:r>
        <w:t>balloting</w:t>
      </w:r>
      <w:r>
        <w:rPr>
          <w:spacing w:val="-1"/>
        </w:rPr>
        <w:t xml:space="preserve"> </w:t>
      </w:r>
      <w:r>
        <w:t>and</w:t>
      </w:r>
      <w:r>
        <w:rPr>
          <w:spacing w:val="-1"/>
        </w:rPr>
        <w:t xml:space="preserve"> </w:t>
      </w:r>
      <w:r>
        <w:t>second-level review of standards prepared under their oversight.</w:t>
      </w:r>
    </w:p>
    <w:p w14:paraId="62DEE458" w14:textId="77777777" w:rsidR="00EC7641" w:rsidRDefault="00EC7641">
      <w:pPr>
        <w:pStyle w:val="BodyText"/>
        <w:spacing w:before="5"/>
        <w:rPr>
          <w:sz w:val="17"/>
        </w:rPr>
      </w:pPr>
    </w:p>
    <w:p w14:paraId="1BEAFC75" w14:textId="77777777" w:rsidR="00EC7641" w:rsidRDefault="007774D2">
      <w:pPr>
        <w:pStyle w:val="BodyText"/>
        <w:spacing w:line="194" w:lineRule="auto"/>
        <w:ind w:left="953" w:right="1061"/>
      </w:pPr>
      <w:r>
        <w:t xml:space="preserve">The following organizations are accredited as standards development organizations in </w:t>
      </w:r>
      <w:r>
        <w:rPr>
          <w:spacing w:val="-2"/>
        </w:rPr>
        <w:t>Canada:</w:t>
      </w:r>
    </w:p>
    <w:p w14:paraId="20E3CAFB" w14:textId="77777777" w:rsidR="00EC7641" w:rsidRDefault="007774D2">
      <w:pPr>
        <w:pStyle w:val="ListParagraph"/>
        <w:numPr>
          <w:ilvl w:val="0"/>
          <w:numId w:val="2"/>
        </w:numPr>
        <w:tabs>
          <w:tab w:val="left" w:pos="1434"/>
        </w:tabs>
        <w:spacing w:line="207" w:lineRule="exact"/>
        <w:rPr>
          <w:sz w:val="20"/>
        </w:rPr>
      </w:pPr>
      <w:r>
        <w:rPr>
          <w:sz w:val="20"/>
        </w:rPr>
        <w:t>Air-Conditioning, Heating and Refrigeration</w:t>
      </w:r>
      <w:r>
        <w:rPr>
          <w:spacing w:val="2"/>
          <w:sz w:val="20"/>
        </w:rPr>
        <w:t xml:space="preserve"> </w:t>
      </w:r>
      <w:r>
        <w:rPr>
          <w:sz w:val="20"/>
        </w:rPr>
        <w:t>Institute</w:t>
      </w:r>
      <w:r>
        <w:rPr>
          <w:spacing w:val="-1"/>
          <w:sz w:val="20"/>
        </w:rPr>
        <w:t xml:space="preserve"> </w:t>
      </w:r>
      <w:r>
        <w:rPr>
          <w:spacing w:val="-2"/>
          <w:sz w:val="20"/>
        </w:rPr>
        <w:t>(AHRI)</w:t>
      </w:r>
    </w:p>
    <w:p w14:paraId="5DEEB4AE" w14:textId="77777777" w:rsidR="00EC7641" w:rsidRDefault="007774D2">
      <w:pPr>
        <w:pStyle w:val="ListParagraph"/>
        <w:numPr>
          <w:ilvl w:val="0"/>
          <w:numId w:val="2"/>
        </w:numPr>
        <w:tabs>
          <w:tab w:val="left" w:pos="1434"/>
        </w:tabs>
        <w:spacing w:line="220" w:lineRule="exact"/>
        <w:rPr>
          <w:sz w:val="20"/>
        </w:rPr>
      </w:pPr>
      <w:r>
        <w:rPr>
          <w:sz w:val="20"/>
        </w:rPr>
        <w:t>ASTM</w:t>
      </w:r>
      <w:r>
        <w:rPr>
          <w:spacing w:val="7"/>
          <w:sz w:val="20"/>
        </w:rPr>
        <w:t xml:space="preserve"> </w:t>
      </w:r>
      <w:r>
        <w:rPr>
          <w:spacing w:val="-2"/>
          <w:sz w:val="20"/>
        </w:rPr>
        <w:t>International</w:t>
      </w:r>
    </w:p>
    <w:p w14:paraId="29966B94" w14:textId="77777777" w:rsidR="00EC7641" w:rsidRDefault="007774D2">
      <w:pPr>
        <w:pStyle w:val="ListParagraph"/>
        <w:numPr>
          <w:ilvl w:val="0"/>
          <w:numId w:val="2"/>
        </w:numPr>
        <w:tabs>
          <w:tab w:val="left" w:pos="1434"/>
        </w:tabs>
        <w:spacing w:line="220" w:lineRule="exact"/>
        <w:rPr>
          <w:sz w:val="20"/>
        </w:rPr>
      </w:pPr>
      <w:r>
        <w:rPr>
          <w:sz w:val="20"/>
        </w:rPr>
        <w:t>Bureau</w:t>
      </w:r>
      <w:r>
        <w:rPr>
          <w:spacing w:val="4"/>
          <w:sz w:val="20"/>
        </w:rPr>
        <w:t xml:space="preserve"> </w:t>
      </w:r>
      <w:r>
        <w:rPr>
          <w:sz w:val="20"/>
        </w:rPr>
        <w:t>de</w:t>
      </w:r>
      <w:r>
        <w:rPr>
          <w:spacing w:val="5"/>
          <w:sz w:val="20"/>
        </w:rPr>
        <w:t xml:space="preserve"> </w:t>
      </w:r>
      <w:proofErr w:type="spellStart"/>
      <w:r>
        <w:rPr>
          <w:sz w:val="20"/>
        </w:rPr>
        <w:t>normalisation</w:t>
      </w:r>
      <w:proofErr w:type="spellEnd"/>
      <w:r>
        <w:rPr>
          <w:spacing w:val="4"/>
          <w:sz w:val="20"/>
        </w:rPr>
        <w:t xml:space="preserve"> </w:t>
      </w:r>
      <w:r>
        <w:rPr>
          <w:sz w:val="20"/>
        </w:rPr>
        <w:t>du</w:t>
      </w:r>
      <w:r>
        <w:rPr>
          <w:spacing w:val="5"/>
          <w:sz w:val="20"/>
        </w:rPr>
        <w:t xml:space="preserve"> </w:t>
      </w:r>
      <w:r>
        <w:rPr>
          <w:sz w:val="20"/>
        </w:rPr>
        <w:t>Québec</w:t>
      </w:r>
      <w:r>
        <w:rPr>
          <w:spacing w:val="5"/>
          <w:sz w:val="20"/>
        </w:rPr>
        <w:t xml:space="preserve"> </w:t>
      </w:r>
      <w:r>
        <w:rPr>
          <w:spacing w:val="-2"/>
          <w:sz w:val="20"/>
        </w:rPr>
        <w:t>(BNQ)</w:t>
      </w:r>
    </w:p>
    <w:p w14:paraId="0AA9C39E" w14:textId="77777777" w:rsidR="00EC7641" w:rsidRDefault="007774D2">
      <w:pPr>
        <w:pStyle w:val="ListParagraph"/>
        <w:numPr>
          <w:ilvl w:val="0"/>
          <w:numId w:val="2"/>
        </w:numPr>
        <w:tabs>
          <w:tab w:val="left" w:pos="1434"/>
        </w:tabs>
        <w:spacing w:line="220" w:lineRule="exact"/>
        <w:rPr>
          <w:sz w:val="20"/>
        </w:rPr>
      </w:pPr>
      <w:r>
        <w:rPr>
          <w:sz w:val="20"/>
        </w:rPr>
        <w:t>Canadian</w:t>
      </w:r>
      <w:r>
        <w:rPr>
          <w:spacing w:val="1"/>
          <w:sz w:val="20"/>
        </w:rPr>
        <w:t xml:space="preserve"> </w:t>
      </w:r>
      <w:r>
        <w:rPr>
          <w:sz w:val="20"/>
        </w:rPr>
        <w:t>General</w:t>
      </w:r>
      <w:r>
        <w:rPr>
          <w:spacing w:val="1"/>
          <w:sz w:val="20"/>
        </w:rPr>
        <w:t xml:space="preserve"> </w:t>
      </w:r>
      <w:r>
        <w:rPr>
          <w:sz w:val="20"/>
        </w:rPr>
        <w:t>Standards</w:t>
      </w:r>
      <w:r>
        <w:rPr>
          <w:spacing w:val="1"/>
          <w:sz w:val="20"/>
        </w:rPr>
        <w:t xml:space="preserve"> </w:t>
      </w:r>
      <w:r>
        <w:rPr>
          <w:sz w:val="20"/>
        </w:rPr>
        <w:t>Board</w:t>
      </w:r>
      <w:r>
        <w:rPr>
          <w:spacing w:val="1"/>
          <w:sz w:val="20"/>
        </w:rPr>
        <w:t xml:space="preserve"> </w:t>
      </w:r>
      <w:r>
        <w:rPr>
          <w:spacing w:val="-2"/>
          <w:sz w:val="20"/>
        </w:rPr>
        <w:t>(CGSB)</w:t>
      </w:r>
    </w:p>
    <w:p w14:paraId="2DC23661" w14:textId="77777777" w:rsidR="00EC7641" w:rsidRDefault="007774D2">
      <w:pPr>
        <w:pStyle w:val="ListParagraph"/>
        <w:numPr>
          <w:ilvl w:val="0"/>
          <w:numId w:val="2"/>
        </w:numPr>
        <w:tabs>
          <w:tab w:val="left" w:pos="1434"/>
        </w:tabs>
        <w:spacing w:line="220" w:lineRule="exact"/>
        <w:rPr>
          <w:sz w:val="20"/>
        </w:rPr>
      </w:pPr>
      <w:r>
        <w:rPr>
          <w:sz w:val="20"/>
        </w:rPr>
        <w:t>CSA</w:t>
      </w:r>
      <w:r>
        <w:rPr>
          <w:spacing w:val="9"/>
          <w:sz w:val="20"/>
        </w:rPr>
        <w:t xml:space="preserve"> </w:t>
      </w:r>
      <w:r>
        <w:rPr>
          <w:spacing w:val="-2"/>
          <w:sz w:val="20"/>
        </w:rPr>
        <w:t>Group</w:t>
      </w:r>
    </w:p>
    <w:p w14:paraId="0EACE0A3" w14:textId="77777777" w:rsidR="00EC7641" w:rsidRDefault="007774D2">
      <w:pPr>
        <w:pStyle w:val="ListParagraph"/>
        <w:numPr>
          <w:ilvl w:val="0"/>
          <w:numId w:val="2"/>
        </w:numPr>
        <w:tabs>
          <w:tab w:val="left" w:pos="1434"/>
        </w:tabs>
        <w:spacing w:line="220" w:lineRule="exact"/>
        <w:rPr>
          <w:sz w:val="20"/>
        </w:rPr>
      </w:pPr>
      <w:r>
        <w:rPr>
          <w:sz w:val="20"/>
        </w:rPr>
        <w:t>International Association of</w:t>
      </w:r>
      <w:r>
        <w:rPr>
          <w:spacing w:val="-1"/>
          <w:sz w:val="20"/>
        </w:rPr>
        <w:t xml:space="preserve"> </w:t>
      </w:r>
      <w:r>
        <w:rPr>
          <w:sz w:val="20"/>
        </w:rPr>
        <w:t>Plumbing</w:t>
      </w:r>
      <w:r>
        <w:rPr>
          <w:spacing w:val="1"/>
          <w:sz w:val="20"/>
        </w:rPr>
        <w:t xml:space="preserve"> </w:t>
      </w:r>
      <w:r>
        <w:rPr>
          <w:sz w:val="20"/>
        </w:rPr>
        <w:t>and</w:t>
      </w:r>
      <w:r>
        <w:rPr>
          <w:spacing w:val="1"/>
          <w:sz w:val="20"/>
        </w:rPr>
        <w:t xml:space="preserve"> </w:t>
      </w:r>
      <w:r>
        <w:rPr>
          <w:sz w:val="20"/>
        </w:rPr>
        <w:t xml:space="preserve">Mechanical Officials </w:t>
      </w:r>
      <w:r>
        <w:rPr>
          <w:spacing w:val="-2"/>
          <w:sz w:val="20"/>
        </w:rPr>
        <w:t>(IAPMO)</w:t>
      </w:r>
    </w:p>
    <w:p w14:paraId="193285F0" w14:textId="77777777" w:rsidR="00EC7641" w:rsidRDefault="007774D2">
      <w:pPr>
        <w:pStyle w:val="ListParagraph"/>
        <w:numPr>
          <w:ilvl w:val="0"/>
          <w:numId w:val="2"/>
        </w:numPr>
        <w:tabs>
          <w:tab w:val="left" w:pos="1434"/>
        </w:tabs>
        <w:spacing w:line="220" w:lineRule="exact"/>
        <w:rPr>
          <w:sz w:val="20"/>
        </w:rPr>
      </w:pPr>
      <w:r>
        <w:rPr>
          <w:sz w:val="20"/>
        </w:rPr>
        <w:t>ULC</w:t>
      </w:r>
      <w:r>
        <w:rPr>
          <w:spacing w:val="7"/>
          <w:sz w:val="20"/>
        </w:rPr>
        <w:t xml:space="preserve"> </w:t>
      </w:r>
      <w:r>
        <w:rPr>
          <w:spacing w:val="-2"/>
          <w:sz w:val="20"/>
        </w:rPr>
        <w:t>Standards</w:t>
      </w:r>
    </w:p>
    <w:p w14:paraId="42490EEC" w14:textId="77777777" w:rsidR="00EC7641" w:rsidRDefault="007774D2">
      <w:pPr>
        <w:pStyle w:val="ListParagraph"/>
        <w:numPr>
          <w:ilvl w:val="0"/>
          <w:numId w:val="2"/>
        </w:numPr>
        <w:tabs>
          <w:tab w:val="left" w:pos="1434"/>
        </w:tabs>
        <w:spacing w:line="245" w:lineRule="exact"/>
        <w:rPr>
          <w:sz w:val="20"/>
        </w:rPr>
      </w:pPr>
      <w:r>
        <w:rPr>
          <w:sz w:val="20"/>
        </w:rPr>
        <w:t>Underwriters'</w:t>
      </w:r>
      <w:r>
        <w:rPr>
          <w:spacing w:val="5"/>
          <w:sz w:val="20"/>
        </w:rPr>
        <w:t xml:space="preserve"> </w:t>
      </w:r>
      <w:r>
        <w:rPr>
          <w:sz w:val="20"/>
        </w:rPr>
        <w:t>Laboratories</w:t>
      </w:r>
      <w:r>
        <w:rPr>
          <w:spacing w:val="6"/>
          <w:sz w:val="20"/>
        </w:rPr>
        <w:t xml:space="preserve"> </w:t>
      </w:r>
      <w:r>
        <w:rPr>
          <w:sz w:val="20"/>
        </w:rPr>
        <w:t>Inc.</w:t>
      </w:r>
      <w:r>
        <w:rPr>
          <w:spacing w:val="6"/>
          <w:sz w:val="20"/>
        </w:rPr>
        <w:t xml:space="preserve"> </w:t>
      </w:r>
      <w:r>
        <w:rPr>
          <w:spacing w:val="-4"/>
          <w:sz w:val="20"/>
        </w:rPr>
        <w:t>(UL)</w:t>
      </w:r>
    </w:p>
    <w:p w14:paraId="07CE3932" w14:textId="77777777" w:rsidR="00EC7641" w:rsidRDefault="00EC7641">
      <w:pPr>
        <w:pStyle w:val="BodyText"/>
        <w:spacing w:before="12"/>
        <w:rPr>
          <w:sz w:val="16"/>
        </w:rPr>
      </w:pPr>
    </w:p>
    <w:p w14:paraId="0D74F541" w14:textId="77777777" w:rsidR="00EC7641" w:rsidRDefault="007774D2">
      <w:pPr>
        <w:pStyle w:val="BodyText"/>
        <w:spacing w:line="196" w:lineRule="auto"/>
        <w:ind w:left="953" w:right="1030"/>
      </w:pPr>
      <w:r>
        <w:t xml:space="preserve">Tables 1.3.1.2. and D-1.1.2. of Division B list the standards referenced in the NBC. Standards proposed to be referenced in </w:t>
      </w:r>
      <w:proofErr w:type="gramStart"/>
      <w:r>
        <w:t>the NBC</w:t>
      </w:r>
      <w:proofErr w:type="gramEnd"/>
      <w:r>
        <w:t xml:space="preserve"> are reviewed to ensure that their content is compatible with the Code. Thereafter, referenced standards are reviewed as needed during each Code cycle.</w:t>
      </w:r>
      <w:r>
        <w:rPr>
          <w:spacing w:val="-5"/>
        </w:rPr>
        <w:t xml:space="preserve"> </w:t>
      </w:r>
      <w:r>
        <w:t>Standards</w:t>
      </w:r>
      <w:r>
        <w:rPr>
          <w:spacing w:val="-6"/>
        </w:rPr>
        <w:t xml:space="preserve"> </w:t>
      </w:r>
      <w:r>
        <w:t>development</w:t>
      </w:r>
      <w:r>
        <w:rPr>
          <w:spacing w:val="-6"/>
        </w:rPr>
        <w:t xml:space="preserve"> </w:t>
      </w:r>
      <w:r>
        <w:t>organizations</w:t>
      </w:r>
      <w:r>
        <w:rPr>
          <w:spacing w:val="-6"/>
        </w:rPr>
        <w:t xml:space="preserve"> </w:t>
      </w:r>
      <w:r>
        <w:t>are</w:t>
      </w:r>
      <w:r>
        <w:rPr>
          <w:spacing w:val="-5"/>
        </w:rPr>
        <w:t xml:space="preserve"> </w:t>
      </w:r>
      <w:r>
        <w:t>asked</w:t>
      </w:r>
      <w:r>
        <w:rPr>
          <w:spacing w:val="-5"/>
        </w:rPr>
        <w:t xml:space="preserve"> </w:t>
      </w:r>
      <w:r>
        <w:t>to</w:t>
      </w:r>
      <w:r>
        <w:rPr>
          <w:spacing w:val="-5"/>
        </w:rPr>
        <w:t xml:space="preserve"> </w:t>
      </w:r>
      <w:r>
        <w:t>provide</w:t>
      </w:r>
      <w:r>
        <w:rPr>
          <w:spacing w:val="-5"/>
        </w:rPr>
        <w:t xml:space="preserve"> </w:t>
      </w:r>
      <w:r>
        <w:t>information</w:t>
      </w:r>
      <w:r>
        <w:rPr>
          <w:spacing w:val="-5"/>
        </w:rPr>
        <w:t xml:space="preserve"> </w:t>
      </w:r>
      <w:r>
        <w:t>on</w:t>
      </w:r>
      <w:r>
        <w:rPr>
          <w:spacing w:val="-6"/>
        </w:rPr>
        <w:t xml:space="preserve"> </w:t>
      </w:r>
      <w:r>
        <w:t>any</w:t>
      </w:r>
      <w:r>
        <w:rPr>
          <w:spacing w:val="-6"/>
        </w:rPr>
        <w:t xml:space="preserve"> </w:t>
      </w:r>
      <w:r>
        <w:t xml:space="preserve">changes in the status of their standards referenced in the NBC—withdrawals, amendments, new editions, etc. This information is passed on to the CCBFC, its standing committees, the </w:t>
      </w:r>
      <w:proofErr w:type="gramStart"/>
      <w:r>
        <w:t>provinces</w:t>
      </w:r>
      <w:proofErr w:type="gramEnd"/>
      <w:r>
        <w:t xml:space="preserve"> and territories, and interested stakeholders, all of whom are given the opportunity to identify any problems</w:t>
      </w:r>
      <w:r>
        <w:rPr>
          <w:spacing w:val="-1"/>
        </w:rPr>
        <w:t xml:space="preserve"> </w:t>
      </w:r>
      <w:r>
        <w:t>associated with the changes.</w:t>
      </w:r>
      <w:r>
        <w:rPr>
          <w:spacing w:val="-1"/>
        </w:rPr>
        <w:t xml:space="preserve"> </w:t>
      </w:r>
      <w:r>
        <w:t>These bodies do not</w:t>
      </w:r>
      <w:r>
        <w:rPr>
          <w:spacing w:val="-1"/>
        </w:rPr>
        <w:t xml:space="preserve"> </w:t>
      </w:r>
      <w:r>
        <w:t>necessarily review in detail the revised standards; rather, the approach relies on the consensus process involved in the maintenance of the standards and on the extensive knowledge and experience of committee members, provincial or territorial staff, NRC staff, and consulted stakeholders to identify changes in the standards that might create problems in the Code.</w:t>
      </w:r>
    </w:p>
    <w:p w14:paraId="5AF17A08" w14:textId="77777777" w:rsidR="00EC7641" w:rsidRDefault="00EC7641">
      <w:pPr>
        <w:spacing w:line="196" w:lineRule="auto"/>
        <w:sectPr w:rsidR="00EC7641">
          <w:pgSz w:w="12240" w:h="15840"/>
          <w:pgMar w:top="1320" w:right="1080" w:bottom="420" w:left="840" w:header="374" w:footer="239" w:gutter="0"/>
          <w:cols w:space="720"/>
        </w:sectPr>
      </w:pPr>
    </w:p>
    <w:p w14:paraId="7CE36051" w14:textId="77777777" w:rsidR="00EC7641" w:rsidRDefault="007774D2">
      <w:pPr>
        <w:pStyle w:val="Heading2"/>
        <w:spacing w:before="88"/>
      </w:pPr>
      <w:r>
        <w:lastRenderedPageBreak/>
        <w:t>Non-Canadian</w:t>
      </w:r>
      <w:r>
        <w:rPr>
          <w:spacing w:val="-4"/>
        </w:rPr>
        <w:t xml:space="preserve"> </w:t>
      </w:r>
      <w:r>
        <w:rPr>
          <w:spacing w:val="-2"/>
        </w:rPr>
        <w:t>Standards</w:t>
      </w:r>
    </w:p>
    <w:p w14:paraId="39F2F458" w14:textId="77777777" w:rsidR="00EC7641" w:rsidRDefault="007774D2">
      <w:pPr>
        <w:pStyle w:val="BodyText"/>
        <w:spacing w:before="205" w:line="196" w:lineRule="auto"/>
        <w:ind w:left="473" w:right="1562"/>
      </w:pPr>
      <w:proofErr w:type="gramStart"/>
      <w:r>
        <w:t>A number of</w:t>
      </w:r>
      <w:proofErr w:type="gramEnd"/>
      <w:r>
        <w:t xml:space="preserve"> subject areas for which the standards development organizations accredited in Canada have not developed standards are covered in the NBC. In these cases, the Code often references standards developed by organizations in other countries, such as the American Society of Heating, Refrigerating and Air-Conditioning Engineers (ASHRAE) and the National</w:t>
      </w:r>
      <w:r>
        <w:rPr>
          <w:spacing w:val="-1"/>
        </w:rPr>
        <w:t xml:space="preserve"> </w:t>
      </w:r>
      <w:r>
        <w:t>Fire</w:t>
      </w:r>
      <w:r>
        <w:rPr>
          <w:spacing w:val="-1"/>
        </w:rPr>
        <w:t xml:space="preserve"> </w:t>
      </w:r>
      <w:r>
        <w:t>Protection</w:t>
      </w:r>
      <w:r>
        <w:rPr>
          <w:spacing w:val="-1"/>
        </w:rPr>
        <w:t xml:space="preserve"> </w:t>
      </w:r>
      <w:r>
        <w:t>Association</w:t>
      </w:r>
      <w:r>
        <w:rPr>
          <w:spacing w:val="-1"/>
        </w:rPr>
        <w:t xml:space="preserve"> </w:t>
      </w:r>
      <w:r>
        <w:t>(NFPA).</w:t>
      </w:r>
      <w:r>
        <w:rPr>
          <w:spacing w:val="-1"/>
        </w:rPr>
        <w:t xml:space="preserve"> </w:t>
      </w:r>
      <w:r>
        <w:t>These</w:t>
      </w:r>
      <w:r>
        <w:rPr>
          <w:spacing w:val="-1"/>
        </w:rPr>
        <w:t xml:space="preserve"> </w:t>
      </w:r>
      <w:r>
        <w:t>standards</w:t>
      </w:r>
      <w:r>
        <w:rPr>
          <w:spacing w:val="-1"/>
        </w:rPr>
        <w:t xml:space="preserve"> </w:t>
      </w:r>
      <w:r>
        <w:t>are</w:t>
      </w:r>
      <w:r>
        <w:rPr>
          <w:spacing w:val="-1"/>
        </w:rPr>
        <w:t xml:space="preserve"> </w:t>
      </w:r>
      <w:r>
        <w:t>developed</w:t>
      </w:r>
      <w:r>
        <w:rPr>
          <w:spacing w:val="-1"/>
        </w:rPr>
        <w:t xml:space="preserve"> </w:t>
      </w:r>
      <w:r>
        <w:t>using</w:t>
      </w:r>
      <w:r>
        <w:rPr>
          <w:spacing w:val="-1"/>
        </w:rPr>
        <w:t xml:space="preserve"> </w:t>
      </w:r>
      <w:r>
        <w:t>processes that may differ from those used by the standards development organizations accredited in Canada;</w:t>
      </w:r>
      <w:r>
        <w:rPr>
          <w:spacing w:val="-4"/>
        </w:rPr>
        <w:t xml:space="preserve"> </w:t>
      </w:r>
      <w:r>
        <w:t>nevertheless,</w:t>
      </w:r>
      <w:r>
        <w:rPr>
          <w:spacing w:val="-5"/>
        </w:rPr>
        <w:t xml:space="preserve"> </w:t>
      </w:r>
      <w:r>
        <w:t>the</w:t>
      </w:r>
      <w:r>
        <w:rPr>
          <w:spacing w:val="-4"/>
        </w:rPr>
        <w:t xml:space="preserve"> </w:t>
      </w:r>
      <w:r>
        <w:t>standards</w:t>
      </w:r>
      <w:r>
        <w:rPr>
          <w:spacing w:val="-5"/>
        </w:rPr>
        <w:t xml:space="preserve"> </w:t>
      </w:r>
      <w:r>
        <w:t>have</w:t>
      </w:r>
      <w:r>
        <w:rPr>
          <w:spacing w:val="-4"/>
        </w:rPr>
        <w:t xml:space="preserve"> </w:t>
      </w:r>
      <w:r>
        <w:t>been</w:t>
      </w:r>
      <w:r>
        <w:rPr>
          <w:spacing w:val="-4"/>
        </w:rPr>
        <w:t xml:space="preserve"> </w:t>
      </w:r>
      <w:r>
        <w:t>reviewed</w:t>
      </w:r>
      <w:r>
        <w:rPr>
          <w:spacing w:val="-4"/>
        </w:rPr>
        <w:t xml:space="preserve"> </w:t>
      </w:r>
      <w:r>
        <w:t>by</w:t>
      </w:r>
      <w:r>
        <w:rPr>
          <w:spacing w:val="-5"/>
        </w:rPr>
        <w:t xml:space="preserve"> </w:t>
      </w:r>
      <w:r>
        <w:t>the</w:t>
      </w:r>
      <w:r>
        <w:rPr>
          <w:spacing w:val="-5"/>
        </w:rPr>
        <w:t xml:space="preserve"> </w:t>
      </w:r>
      <w:r>
        <w:t>relevant</w:t>
      </w:r>
      <w:r>
        <w:rPr>
          <w:spacing w:val="-5"/>
        </w:rPr>
        <w:t xml:space="preserve"> </w:t>
      </w:r>
      <w:r>
        <w:t>standing</w:t>
      </w:r>
      <w:r>
        <w:rPr>
          <w:spacing w:val="-5"/>
        </w:rPr>
        <w:t xml:space="preserve"> </w:t>
      </w:r>
      <w:r>
        <w:t>committees and found to be acceptable.</w:t>
      </w:r>
    </w:p>
    <w:p w14:paraId="3894A39E" w14:textId="77777777" w:rsidR="00EC7641" w:rsidRDefault="00EC7641">
      <w:pPr>
        <w:pStyle w:val="BodyText"/>
        <w:spacing w:before="2"/>
        <w:rPr>
          <w:sz w:val="25"/>
        </w:rPr>
      </w:pPr>
    </w:p>
    <w:p w14:paraId="3955C176" w14:textId="77777777" w:rsidR="00EC7641" w:rsidRDefault="007774D2">
      <w:pPr>
        <w:pStyle w:val="Heading2"/>
      </w:pPr>
      <w:r>
        <w:t xml:space="preserve">Conformity </w:t>
      </w:r>
      <w:r>
        <w:rPr>
          <w:spacing w:val="-2"/>
        </w:rPr>
        <w:t>Assessment</w:t>
      </w:r>
    </w:p>
    <w:p w14:paraId="29EB9646" w14:textId="77777777" w:rsidR="00EC7641" w:rsidRDefault="007774D2">
      <w:pPr>
        <w:pStyle w:val="BodyText"/>
        <w:spacing w:before="204" w:line="196" w:lineRule="auto"/>
        <w:ind w:left="474" w:right="1532"/>
        <w:rPr>
          <w:ins w:id="103" w:author="Watt, Stephen HOUS:EX" w:date="2023-05-08T09:53:00Z"/>
        </w:rPr>
      </w:pPr>
      <w:r>
        <w:t xml:space="preserve">The NBC establishes minimum measures, which are set out within its own text or within referenced standards. However, </w:t>
      </w:r>
      <w:proofErr w:type="gramStart"/>
      <w:r>
        <w:t>the NBC</w:t>
      </w:r>
      <w:proofErr w:type="gramEnd"/>
      <w:r>
        <w:t xml:space="preserve"> does not set out who is responsible for assessing conformity to the measures or how those with this responsibility might carry it out. This responsibility is usually established by the governing legislation of the adopting provinces and</w:t>
      </w:r>
      <w:r>
        <w:rPr>
          <w:spacing w:val="-1"/>
        </w:rPr>
        <w:t xml:space="preserve"> </w:t>
      </w:r>
      <w:r>
        <w:t>territories.</w:t>
      </w:r>
      <w:r>
        <w:rPr>
          <w:spacing w:val="-2"/>
        </w:rPr>
        <w:t xml:space="preserve"> </w:t>
      </w:r>
      <w:r>
        <w:t>Provincial or</w:t>
      </w:r>
      <w:r>
        <w:rPr>
          <w:spacing w:val="-2"/>
        </w:rPr>
        <w:t xml:space="preserve"> </w:t>
      </w:r>
      <w:r>
        <w:t>territorial</w:t>
      </w:r>
      <w:r>
        <w:rPr>
          <w:spacing w:val="-2"/>
        </w:rPr>
        <w:t xml:space="preserve"> </w:t>
      </w:r>
      <w:r>
        <w:t>authorities</w:t>
      </w:r>
      <w:r>
        <w:rPr>
          <w:spacing w:val="-2"/>
        </w:rPr>
        <w:t xml:space="preserve"> </w:t>
      </w:r>
      <w:r>
        <w:t>should be</w:t>
      </w:r>
      <w:r>
        <w:rPr>
          <w:spacing w:val="-2"/>
        </w:rPr>
        <w:t xml:space="preserve"> </w:t>
      </w:r>
      <w:r>
        <w:t>consulted to</w:t>
      </w:r>
      <w:r>
        <w:rPr>
          <w:spacing w:val="-1"/>
        </w:rPr>
        <w:t xml:space="preserve"> </w:t>
      </w:r>
      <w:r>
        <w:t>determine</w:t>
      </w:r>
      <w:r>
        <w:rPr>
          <w:spacing w:val="-1"/>
        </w:rPr>
        <w:t xml:space="preserve"> </w:t>
      </w:r>
      <w:r>
        <w:t>who</w:t>
      </w:r>
      <w:r>
        <w:rPr>
          <w:spacing w:val="-1"/>
        </w:rPr>
        <w:t xml:space="preserve"> </w:t>
      </w:r>
      <w:r>
        <w:t>is responsible for conformity assessment within their jurisdiction.</w:t>
      </w:r>
    </w:p>
    <w:p w14:paraId="438BF95E" w14:textId="77777777" w:rsidR="00DD2E4E" w:rsidRDefault="00DD2E4E" w:rsidP="00C12BA0">
      <w:pPr>
        <w:pStyle w:val="BodyText"/>
        <w:spacing w:line="196" w:lineRule="auto"/>
        <w:ind w:left="474" w:right="1532"/>
        <w:rPr>
          <w:ins w:id="104" w:author="Watt, Stephen HOUS:EX" w:date="2023-05-08T09:52:00Z"/>
        </w:rPr>
      </w:pPr>
    </w:p>
    <w:tbl>
      <w:tblPr>
        <w:tblStyle w:val="TableGrid"/>
        <w:tblW w:w="0" w:type="auto"/>
        <w:tblInd w:w="421" w:type="dxa"/>
        <w:tblLook w:val="04A0" w:firstRow="1" w:lastRow="0" w:firstColumn="1" w:lastColumn="0" w:noHBand="0" w:noVBand="1"/>
      </w:tblPr>
      <w:tblGrid>
        <w:gridCol w:w="9497"/>
      </w:tblGrid>
      <w:tr w:rsidR="00DD2E4E" w14:paraId="586FD87F" w14:textId="77777777" w:rsidTr="00C12BA0">
        <w:trPr>
          <w:ins w:id="105" w:author="Watt, Stephen HOUS:EX" w:date="2023-05-08T09:53:00Z"/>
        </w:trPr>
        <w:tc>
          <w:tcPr>
            <w:tcW w:w="9497" w:type="dxa"/>
          </w:tcPr>
          <w:p w14:paraId="07A4CD97" w14:textId="6EC31CB2" w:rsidR="00DD2E4E" w:rsidRDefault="00DD2E4E" w:rsidP="00C12BA0">
            <w:pPr>
              <w:pStyle w:val="BodyText"/>
              <w:spacing w:line="196" w:lineRule="auto"/>
              <w:ind w:right="31"/>
              <w:rPr>
                <w:ins w:id="106" w:author="Watt, Stephen HOUS:EX" w:date="2023-05-08T09:53:00Z"/>
              </w:rPr>
            </w:pPr>
            <w:ins w:id="107" w:author="Watt, Stephen HOUS:EX" w:date="2023-05-08T09:54:00Z">
              <w:r>
                <w:t>In British Columbia, local authorities are authorized to, by bylaw, regulate construction and to enforce the requirements of the BCBC.</w:t>
              </w:r>
            </w:ins>
          </w:p>
        </w:tc>
      </w:tr>
    </w:tbl>
    <w:p w14:paraId="4DF0BD11" w14:textId="77777777" w:rsidR="00EC7641" w:rsidRDefault="00EC7641">
      <w:pPr>
        <w:pStyle w:val="BodyText"/>
        <w:spacing w:before="5"/>
        <w:rPr>
          <w:sz w:val="15"/>
        </w:rPr>
      </w:pPr>
    </w:p>
    <w:p w14:paraId="27921383" w14:textId="77777777" w:rsidR="00EC7641" w:rsidRDefault="007774D2">
      <w:pPr>
        <w:pStyle w:val="BodyText"/>
        <w:spacing w:before="1" w:line="196" w:lineRule="auto"/>
        <w:ind w:left="473" w:right="1658"/>
        <w:rPr>
          <w:ins w:id="108" w:author="Watt, Stephen HOUS:EX" w:date="2023-05-08T09:54:00Z"/>
        </w:rPr>
      </w:pPr>
      <w:r>
        <w:t xml:space="preserve">Those persons responsible for ensuring that materials, appliances, </w:t>
      </w:r>
      <w:proofErr w:type="gramStart"/>
      <w:r>
        <w:t>systems</w:t>
      </w:r>
      <w:proofErr w:type="gramEnd"/>
      <w:r>
        <w:t xml:space="preserve"> and equipment meet the requirements of this Code have several means available to assist them, ranging from</w:t>
      </w:r>
      <w:r>
        <w:rPr>
          <w:spacing w:val="-1"/>
        </w:rPr>
        <w:t xml:space="preserve"> </w:t>
      </w:r>
      <w:r>
        <w:t>on-site</w:t>
      </w:r>
      <w:r>
        <w:rPr>
          <w:spacing w:val="-3"/>
        </w:rPr>
        <w:t xml:space="preserve"> </w:t>
      </w:r>
      <w:r>
        <w:t>inspection</w:t>
      </w:r>
      <w:r>
        <w:rPr>
          <w:spacing w:val="-2"/>
        </w:rPr>
        <w:t xml:space="preserve"> </w:t>
      </w:r>
      <w:r>
        <w:t>to</w:t>
      </w:r>
      <w:r>
        <w:rPr>
          <w:spacing w:val="-2"/>
        </w:rPr>
        <w:t xml:space="preserve"> </w:t>
      </w:r>
      <w:r>
        <w:t>the</w:t>
      </w:r>
      <w:r>
        <w:rPr>
          <w:spacing w:val="-2"/>
        </w:rPr>
        <w:t xml:space="preserve"> </w:t>
      </w:r>
      <w:r>
        <w:t>use</w:t>
      </w:r>
      <w:r>
        <w:rPr>
          <w:spacing w:val="-2"/>
        </w:rPr>
        <w:t xml:space="preserve"> </w:t>
      </w:r>
      <w:r>
        <w:t>of</w:t>
      </w:r>
      <w:r>
        <w:rPr>
          <w:spacing w:val="-3"/>
        </w:rPr>
        <w:t xml:space="preserve"> </w:t>
      </w:r>
      <w:r>
        <w:t>certification</w:t>
      </w:r>
      <w:r>
        <w:rPr>
          <w:spacing w:val="-2"/>
        </w:rPr>
        <w:t xml:space="preserve"> </w:t>
      </w:r>
      <w:r>
        <w:t>services</w:t>
      </w:r>
      <w:r>
        <w:rPr>
          <w:spacing w:val="-3"/>
        </w:rPr>
        <w:t xml:space="preserve"> </w:t>
      </w:r>
      <w:r>
        <w:t>provided</w:t>
      </w:r>
      <w:r>
        <w:rPr>
          <w:spacing w:val="-3"/>
        </w:rPr>
        <w:t xml:space="preserve"> </w:t>
      </w:r>
      <w:r>
        <w:t>by</w:t>
      </w:r>
      <w:r>
        <w:rPr>
          <w:spacing w:val="-1"/>
        </w:rPr>
        <w:t xml:space="preserve"> </w:t>
      </w:r>
      <w:r>
        <w:t>accredited</w:t>
      </w:r>
      <w:r>
        <w:rPr>
          <w:spacing w:val="-1"/>
        </w:rPr>
        <w:t xml:space="preserve"> </w:t>
      </w:r>
      <w:r>
        <w:t>third-party organizations. Test reports or mill certificates provided by manufacturers or suppliers can also assist in the acceptance of products. Engineering reports may be required for more complex products.</w:t>
      </w:r>
    </w:p>
    <w:p w14:paraId="76AC7F5E" w14:textId="77777777" w:rsidR="00DD2E4E" w:rsidRDefault="00DD2E4E">
      <w:pPr>
        <w:pStyle w:val="BodyText"/>
        <w:spacing w:before="1" w:line="196" w:lineRule="auto"/>
        <w:ind w:left="473" w:right="1658"/>
        <w:rPr>
          <w:ins w:id="109" w:author="Watt, Stephen HOUS:EX" w:date="2023-05-08T09:54:00Z"/>
        </w:rPr>
      </w:pPr>
    </w:p>
    <w:tbl>
      <w:tblPr>
        <w:tblStyle w:val="TableGrid"/>
        <w:tblW w:w="0" w:type="auto"/>
        <w:tblInd w:w="421" w:type="dxa"/>
        <w:tblLook w:val="04A0" w:firstRow="1" w:lastRow="0" w:firstColumn="1" w:lastColumn="0" w:noHBand="0" w:noVBand="1"/>
      </w:tblPr>
      <w:tblGrid>
        <w:gridCol w:w="9497"/>
      </w:tblGrid>
      <w:tr w:rsidR="00DD2E4E" w14:paraId="0FE6039A" w14:textId="77777777" w:rsidTr="00C12BA0">
        <w:trPr>
          <w:ins w:id="110" w:author="Watt, Stephen HOUS:EX" w:date="2023-05-08T09:54:00Z"/>
        </w:trPr>
        <w:tc>
          <w:tcPr>
            <w:tcW w:w="9497" w:type="dxa"/>
          </w:tcPr>
          <w:p w14:paraId="52AE9DBB" w14:textId="0383F7E6" w:rsidR="00DD2E4E" w:rsidRDefault="00DD2E4E" w:rsidP="00C12BA0">
            <w:pPr>
              <w:pStyle w:val="BodyText"/>
              <w:spacing w:before="1" w:line="196" w:lineRule="auto"/>
              <w:ind w:right="31"/>
              <w:rPr>
                <w:ins w:id="111" w:author="Watt, Stephen HOUS:EX" w:date="2023-05-08T09:54:00Z"/>
              </w:rPr>
            </w:pPr>
            <w:ins w:id="112" w:author="Watt, Stephen HOUS:EX" w:date="2023-05-08T09:55:00Z">
              <w:r>
                <w:t>Requirements for Registered Professionals are located in Division C of the BCBC.</w:t>
              </w:r>
            </w:ins>
          </w:p>
        </w:tc>
      </w:tr>
    </w:tbl>
    <w:p w14:paraId="2A03565E" w14:textId="77777777" w:rsidR="00EC7641" w:rsidRDefault="00EC7641">
      <w:pPr>
        <w:pStyle w:val="BodyText"/>
        <w:spacing w:before="7"/>
        <w:rPr>
          <w:sz w:val="16"/>
        </w:rPr>
      </w:pPr>
    </w:p>
    <w:p w14:paraId="5D151C74" w14:textId="77777777" w:rsidR="00EC7641" w:rsidRDefault="007774D2">
      <w:pPr>
        <w:pStyle w:val="Heading3"/>
        <w:ind w:left="474"/>
      </w:pPr>
      <w:r>
        <w:rPr>
          <w:spacing w:val="-2"/>
        </w:rPr>
        <w:t>Testing</w:t>
      </w:r>
    </w:p>
    <w:p w14:paraId="0DF172D9" w14:textId="77777777" w:rsidR="00EC7641" w:rsidRDefault="007774D2">
      <w:pPr>
        <w:pStyle w:val="BodyText"/>
        <w:spacing w:before="216" w:line="194" w:lineRule="auto"/>
        <w:ind w:left="834" w:right="1532"/>
      </w:pPr>
      <w:r>
        <w:t>The</w:t>
      </w:r>
      <w:r>
        <w:rPr>
          <w:spacing w:val="-2"/>
        </w:rPr>
        <w:t xml:space="preserve"> </w:t>
      </w:r>
      <w:r>
        <w:t>SCC</w:t>
      </w:r>
      <w:r>
        <w:rPr>
          <w:spacing w:val="-1"/>
        </w:rPr>
        <w:t xml:space="preserve"> </w:t>
      </w:r>
      <w:r>
        <w:t>accredits</w:t>
      </w:r>
      <w:r>
        <w:rPr>
          <w:spacing w:val="-1"/>
        </w:rPr>
        <w:t xml:space="preserve"> </w:t>
      </w:r>
      <w:r>
        <w:t>testing and calibration</w:t>
      </w:r>
      <w:r>
        <w:rPr>
          <w:spacing w:val="-1"/>
        </w:rPr>
        <w:t xml:space="preserve"> </w:t>
      </w:r>
      <w:r>
        <w:t>laboratories</w:t>
      </w:r>
      <w:r>
        <w:rPr>
          <w:spacing w:val="-1"/>
        </w:rPr>
        <w:t xml:space="preserve"> </w:t>
      </w:r>
      <w:r>
        <w:t>that</w:t>
      </w:r>
      <w:r>
        <w:rPr>
          <w:spacing w:val="-2"/>
        </w:rPr>
        <w:t xml:space="preserve"> </w:t>
      </w:r>
      <w:r>
        <w:t>are</w:t>
      </w:r>
      <w:r>
        <w:rPr>
          <w:spacing w:val="-1"/>
        </w:rPr>
        <w:t xml:space="preserve"> </w:t>
      </w:r>
      <w:r>
        <w:t>capable</w:t>
      </w:r>
      <w:r>
        <w:rPr>
          <w:spacing w:val="-1"/>
        </w:rPr>
        <w:t xml:space="preserve"> </w:t>
      </w:r>
      <w:r>
        <w:t>of</w:t>
      </w:r>
      <w:r>
        <w:rPr>
          <w:spacing w:val="-1"/>
        </w:rPr>
        <w:t xml:space="preserve"> </w:t>
      </w:r>
      <w:r>
        <w:t>reliably testing products</w:t>
      </w:r>
      <w:r>
        <w:rPr>
          <w:spacing w:val="-1"/>
        </w:rPr>
        <w:t xml:space="preserve"> </w:t>
      </w:r>
      <w:r>
        <w:t>to</w:t>
      </w:r>
      <w:r>
        <w:rPr>
          <w:spacing w:val="-1"/>
        </w:rPr>
        <w:t xml:space="preserve"> </w:t>
      </w:r>
      <w:r>
        <w:t>specified standards.</w:t>
      </w:r>
      <w:r>
        <w:rPr>
          <w:spacing w:val="-1"/>
        </w:rPr>
        <w:t xml:space="preserve"> </w:t>
      </w:r>
      <w:r>
        <w:t>The</w:t>
      </w:r>
      <w:r>
        <w:rPr>
          <w:spacing w:val="-1"/>
        </w:rPr>
        <w:t xml:space="preserve"> </w:t>
      </w:r>
      <w:r>
        <w:t>test results</w:t>
      </w:r>
      <w:r>
        <w:rPr>
          <w:spacing w:val="-1"/>
        </w:rPr>
        <w:t xml:space="preserve"> </w:t>
      </w:r>
      <w:r>
        <w:t>produced by these</w:t>
      </w:r>
      <w:r>
        <w:rPr>
          <w:spacing w:val="-1"/>
        </w:rPr>
        <w:t xml:space="preserve"> </w:t>
      </w:r>
      <w:r>
        <w:t>organizations</w:t>
      </w:r>
      <w:r>
        <w:rPr>
          <w:spacing w:val="-2"/>
        </w:rPr>
        <w:t xml:space="preserve"> </w:t>
      </w:r>
      <w:r>
        <w:t>can</w:t>
      </w:r>
      <w:r>
        <w:rPr>
          <w:spacing w:val="-1"/>
        </w:rPr>
        <w:t xml:space="preserve"> </w:t>
      </w:r>
      <w:r>
        <w:t xml:space="preserve">be used in the certification, </w:t>
      </w:r>
      <w:proofErr w:type="gramStart"/>
      <w:r>
        <w:t>evaluation</w:t>
      </w:r>
      <w:proofErr w:type="gramEnd"/>
      <w:r>
        <w:t xml:space="preserve"> and qualification of products for compliance with Code</w:t>
      </w:r>
      <w:r>
        <w:rPr>
          <w:spacing w:val="-5"/>
        </w:rPr>
        <w:t xml:space="preserve"> </w:t>
      </w:r>
      <w:r>
        <w:t>provisions.</w:t>
      </w:r>
      <w:r>
        <w:rPr>
          <w:spacing w:val="-6"/>
        </w:rPr>
        <w:t xml:space="preserve"> </w:t>
      </w:r>
      <w:r>
        <w:t>The</w:t>
      </w:r>
      <w:r>
        <w:rPr>
          <w:spacing w:val="-5"/>
        </w:rPr>
        <w:t xml:space="preserve"> </w:t>
      </w:r>
      <w:r>
        <w:t>SCC's</w:t>
      </w:r>
      <w:r>
        <w:rPr>
          <w:spacing w:val="-6"/>
        </w:rPr>
        <w:t xml:space="preserve"> </w:t>
      </w:r>
      <w:r>
        <w:t>website</w:t>
      </w:r>
      <w:r>
        <w:rPr>
          <w:spacing w:val="-5"/>
        </w:rPr>
        <w:t xml:space="preserve"> </w:t>
      </w:r>
      <w:r>
        <w:t>(www.scc.ca)</w:t>
      </w:r>
      <w:r>
        <w:rPr>
          <w:spacing w:val="-6"/>
        </w:rPr>
        <w:t xml:space="preserve"> </w:t>
      </w:r>
      <w:r>
        <w:t>lists</w:t>
      </w:r>
      <w:r>
        <w:rPr>
          <w:spacing w:val="-5"/>
        </w:rPr>
        <w:t xml:space="preserve"> </w:t>
      </w:r>
      <w:r>
        <w:t>accredited</w:t>
      </w:r>
      <w:r>
        <w:rPr>
          <w:spacing w:val="-4"/>
        </w:rPr>
        <w:t xml:space="preserve"> </w:t>
      </w:r>
      <w:r>
        <w:t>testing</w:t>
      </w:r>
      <w:r>
        <w:rPr>
          <w:spacing w:val="-4"/>
        </w:rPr>
        <w:t xml:space="preserve"> </w:t>
      </w:r>
      <w:r>
        <w:t>and</w:t>
      </w:r>
      <w:r>
        <w:rPr>
          <w:spacing w:val="-4"/>
        </w:rPr>
        <w:t xml:space="preserve"> </w:t>
      </w:r>
      <w:r>
        <w:t>calibration laboratories, along with their scope of accreditation.</w:t>
      </w:r>
    </w:p>
    <w:p w14:paraId="02CFA71B" w14:textId="77777777" w:rsidR="00EC7641" w:rsidRDefault="00EC7641">
      <w:pPr>
        <w:pStyle w:val="BodyText"/>
        <w:spacing w:before="6"/>
        <w:rPr>
          <w:sz w:val="17"/>
        </w:rPr>
      </w:pPr>
    </w:p>
    <w:p w14:paraId="734A7A17" w14:textId="77777777" w:rsidR="00EC7641" w:rsidRDefault="007774D2">
      <w:pPr>
        <w:pStyle w:val="Heading3"/>
        <w:ind w:left="474"/>
      </w:pPr>
      <w:r>
        <w:rPr>
          <w:spacing w:val="-2"/>
        </w:rPr>
        <w:t>Certification</w:t>
      </w:r>
    </w:p>
    <w:p w14:paraId="0B3AC8E9" w14:textId="77777777" w:rsidR="00EC7641" w:rsidRDefault="007774D2">
      <w:pPr>
        <w:pStyle w:val="BodyText"/>
        <w:spacing w:before="214" w:line="196" w:lineRule="auto"/>
        <w:ind w:left="833" w:right="1532"/>
      </w:pPr>
      <w:r>
        <w:t xml:space="preserve">Certification is the confirmation by an independent organization that a product, process, </w:t>
      </w:r>
      <w:proofErr w:type="gramStart"/>
      <w:r>
        <w:t>service</w:t>
      </w:r>
      <w:proofErr w:type="gramEnd"/>
      <w:r>
        <w:t xml:space="preserve"> or system meets a requirement. Certification may entail physical examination, testing</w:t>
      </w:r>
      <w:r>
        <w:rPr>
          <w:spacing w:val="-2"/>
        </w:rPr>
        <w:t xml:space="preserve"> </w:t>
      </w:r>
      <w:r>
        <w:t>as</w:t>
      </w:r>
      <w:r>
        <w:rPr>
          <w:spacing w:val="-2"/>
        </w:rPr>
        <w:t xml:space="preserve"> </w:t>
      </w:r>
      <w:r>
        <w:t>specified</w:t>
      </w:r>
      <w:r>
        <w:rPr>
          <w:spacing w:val="-2"/>
        </w:rPr>
        <w:t xml:space="preserve"> </w:t>
      </w:r>
      <w:r>
        <w:t>in</w:t>
      </w:r>
      <w:r>
        <w:rPr>
          <w:spacing w:val="-2"/>
        </w:rPr>
        <w:t xml:space="preserve"> </w:t>
      </w:r>
      <w:r>
        <w:t>appropriate</w:t>
      </w:r>
      <w:r>
        <w:rPr>
          <w:spacing w:val="-3"/>
        </w:rPr>
        <w:t xml:space="preserve"> </w:t>
      </w:r>
      <w:r>
        <w:t>standards,</w:t>
      </w:r>
      <w:r>
        <w:rPr>
          <w:spacing w:val="-2"/>
        </w:rPr>
        <w:t xml:space="preserve"> </w:t>
      </w:r>
      <w:r>
        <w:t>an</w:t>
      </w:r>
      <w:r>
        <w:rPr>
          <w:spacing w:val="-2"/>
        </w:rPr>
        <w:t xml:space="preserve"> </w:t>
      </w:r>
      <w:r>
        <w:t>initial</w:t>
      </w:r>
      <w:r>
        <w:rPr>
          <w:spacing w:val="-2"/>
        </w:rPr>
        <w:t xml:space="preserve"> </w:t>
      </w:r>
      <w:r>
        <w:t>plant</w:t>
      </w:r>
      <w:r>
        <w:rPr>
          <w:spacing w:val="-3"/>
        </w:rPr>
        <w:t xml:space="preserve"> </w:t>
      </w:r>
      <w:r>
        <w:t>inspection,</w:t>
      </w:r>
      <w:r>
        <w:rPr>
          <w:spacing w:val="-2"/>
        </w:rPr>
        <w:t xml:space="preserve"> </w:t>
      </w:r>
      <w:r>
        <w:t>and/or</w:t>
      </w:r>
      <w:r>
        <w:rPr>
          <w:spacing w:val="-2"/>
        </w:rPr>
        <w:t xml:space="preserve"> </w:t>
      </w:r>
      <w:r>
        <w:t>follow-up unannounced</w:t>
      </w:r>
      <w:r>
        <w:rPr>
          <w:spacing w:val="-4"/>
        </w:rPr>
        <w:t xml:space="preserve"> </w:t>
      </w:r>
      <w:r>
        <w:t>plant</w:t>
      </w:r>
      <w:r>
        <w:rPr>
          <w:spacing w:val="-4"/>
        </w:rPr>
        <w:t xml:space="preserve"> </w:t>
      </w:r>
      <w:r>
        <w:t>inspections.</w:t>
      </w:r>
      <w:r>
        <w:rPr>
          <w:spacing w:val="-3"/>
        </w:rPr>
        <w:t xml:space="preserve"> </w:t>
      </w:r>
      <w:r>
        <w:t>This</w:t>
      </w:r>
      <w:r>
        <w:rPr>
          <w:spacing w:val="-3"/>
        </w:rPr>
        <w:t xml:space="preserve"> </w:t>
      </w:r>
      <w:r>
        <w:t>procedure</w:t>
      </w:r>
      <w:r>
        <w:rPr>
          <w:spacing w:val="-4"/>
        </w:rPr>
        <w:t xml:space="preserve"> </w:t>
      </w:r>
      <w:r>
        <w:t>leads</w:t>
      </w:r>
      <w:r>
        <w:rPr>
          <w:spacing w:val="-4"/>
        </w:rPr>
        <w:t xml:space="preserve"> </w:t>
      </w:r>
      <w:r>
        <w:t>to</w:t>
      </w:r>
      <w:r>
        <w:rPr>
          <w:spacing w:val="-4"/>
        </w:rPr>
        <w:t xml:space="preserve"> </w:t>
      </w:r>
      <w:r>
        <w:t>the</w:t>
      </w:r>
      <w:r>
        <w:rPr>
          <w:spacing w:val="-4"/>
        </w:rPr>
        <w:t xml:space="preserve"> </w:t>
      </w:r>
      <w:r>
        <w:t>issuing</w:t>
      </w:r>
      <w:r>
        <w:rPr>
          <w:spacing w:val="-3"/>
        </w:rPr>
        <w:t xml:space="preserve"> </w:t>
      </w:r>
      <w:r>
        <w:t>of</w:t>
      </w:r>
      <w:r>
        <w:rPr>
          <w:spacing w:val="-4"/>
        </w:rPr>
        <w:t xml:space="preserve"> </w:t>
      </w:r>
      <w:r>
        <w:t>a</w:t>
      </w:r>
      <w:r>
        <w:rPr>
          <w:spacing w:val="-3"/>
        </w:rPr>
        <w:t xml:space="preserve"> </w:t>
      </w:r>
      <w:r>
        <w:t>formal</w:t>
      </w:r>
      <w:r>
        <w:rPr>
          <w:spacing w:val="-4"/>
        </w:rPr>
        <w:t xml:space="preserve"> </w:t>
      </w:r>
      <w:r>
        <w:t xml:space="preserve">assurance or declaration, by means of a certification mark or certificate, that the product, process, </w:t>
      </w:r>
      <w:proofErr w:type="gramStart"/>
      <w:r>
        <w:t>service</w:t>
      </w:r>
      <w:proofErr w:type="gramEnd"/>
      <w:r>
        <w:t xml:space="preserve"> or system is in full conformity with specified provisions.</w:t>
      </w:r>
    </w:p>
    <w:p w14:paraId="693A431F" w14:textId="77777777" w:rsidR="00EC7641" w:rsidRDefault="00EC7641">
      <w:pPr>
        <w:pStyle w:val="BodyText"/>
        <w:spacing w:before="6"/>
        <w:rPr>
          <w:sz w:val="15"/>
        </w:rPr>
      </w:pPr>
    </w:p>
    <w:p w14:paraId="7B2DEA1A" w14:textId="77777777" w:rsidR="00EC7641" w:rsidRDefault="007774D2">
      <w:pPr>
        <w:pStyle w:val="BodyText"/>
        <w:spacing w:line="196" w:lineRule="auto"/>
        <w:ind w:left="833" w:right="1532"/>
      </w:pPr>
      <w:r>
        <w:t>In</w:t>
      </w:r>
      <w:r>
        <w:rPr>
          <w:spacing w:val="-2"/>
        </w:rPr>
        <w:t xml:space="preserve"> </w:t>
      </w:r>
      <w:r>
        <w:t>some</w:t>
      </w:r>
      <w:r>
        <w:rPr>
          <w:spacing w:val="-1"/>
        </w:rPr>
        <w:t xml:space="preserve"> </w:t>
      </w:r>
      <w:r>
        <w:t>cases,</w:t>
      </w:r>
      <w:r>
        <w:rPr>
          <w:spacing w:val="-2"/>
        </w:rPr>
        <w:t xml:space="preserve"> </w:t>
      </w:r>
      <w:r>
        <w:t>a</w:t>
      </w:r>
      <w:r>
        <w:rPr>
          <w:spacing w:val="-1"/>
        </w:rPr>
        <w:t xml:space="preserve"> </w:t>
      </w:r>
      <w:r>
        <w:t>product</w:t>
      </w:r>
      <w:r>
        <w:rPr>
          <w:spacing w:val="-1"/>
        </w:rPr>
        <w:t xml:space="preserve"> </w:t>
      </w:r>
      <w:r>
        <w:t>for</w:t>
      </w:r>
      <w:r>
        <w:rPr>
          <w:spacing w:val="-1"/>
        </w:rPr>
        <w:t xml:space="preserve"> </w:t>
      </w:r>
      <w:r>
        <w:t>which</w:t>
      </w:r>
      <w:r>
        <w:rPr>
          <w:spacing w:val="-1"/>
        </w:rPr>
        <w:t xml:space="preserve"> </w:t>
      </w:r>
      <w:r>
        <w:t>no</w:t>
      </w:r>
      <w:r>
        <w:rPr>
          <w:spacing w:val="-1"/>
        </w:rPr>
        <w:t xml:space="preserve"> </w:t>
      </w:r>
      <w:r>
        <w:t>standard</w:t>
      </w:r>
      <w:r>
        <w:rPr>
          <w:spacing w:val="-1"/>
        </w:rPr>
        <w:t xml:space="preserve"> </w:t>
      </w:r>
      <w:r>
        <w:t>exists</w:t>
      </w:r>
      <w:r>
        <w:rPr>
          <w:spacing w:val="-2"/>
        </w:rPr>
        <w:t xml:space="preserve"> </w:t>
      </w:r>
      <w:r>
        <w:t>can</w:t>
      </w:r>
      <w:r>
        <w:rPr>
          <w:spacing w:val="-1"/>
        </w:rPr>
        <w:t xml:space="preserve"> </w:t>
      </w:r>
      <w:r>
        <w:t>be</w:t>
      </w:r>
      <w:r>
        <w:rPr>
          <w:spacing w:val="-1"/>
        </w:rPr>
        <w:t xml:space="preserve"> </w:t>
      </w:r>
      <w:r>
        <w:t>certified using procedures and criteria developed by an accredited certification body and specifically designed to measure the performance of that product.</w:t>
      </w:r>
    </w:p>
    <w:p w14:paraId="2B7AF297" w14:textId="77777777" w:rsidR="00EC7641" w:rsidRDefault="00EC7641">
      <w:pPr>
        <w:pStyle w:val="BodyText"/>
        <w:spacing w:before="10"/>
        <w:rPr>
          <w:sz w:val="15"/>
        </w:rPr>
      </w:pPr>
    </w:p>
    <w:p w14:paraId="26B94A2C" w14:textId="77777777" w:rsidR="00EC7641" w:rsidRDefault="007774D2">
      <w:pPr>
        <w:pStyle w:val="BodyText"/>
        <w:spacing w:line="196" w:lineRule="auto"/>
        <w:ind w:left="833" w:right="1648"/>
        <w:jc w:val="both"/>
      </w:pPr>
      <w:r>
        <w:t>Certification</w:t>
      </w:r>
      <w:r>
        <w:rPr>
          <w:spacing w:val="-1"/>
        </w:rPr>
        <w:t xml:space="preserve"> </w:t>
      </w:r>
      <w:r>
        <w:t>bodies</w:t>
      </w:r>
      <w:r>
        <w:rPr>
          <w:spacing w:val="-1"/>
        </w:rPr>
        <w:t xml:space="preserve"> </w:t>
      </w:r>
      <w:r>
        <w:t>publish</w:t>
      </w:r>
      <w:r>
        <w:rPr>
          <w:spacing w:val="-2"/>
        </w:rPr>
        <w:t xml:space="preserve"> </w:t>
      </w:r>
      <w:r>
        <w:t>lists</w:t>
      </w:r>
      <w:r>
        <w:rPr>
          <w:spacing w:val="-2"/>
        </w:rPr>
        <w:t xml:space="preserve"> </w:t>
      </w:r>
      <w:r>
        <w:t>of</w:t>
      </w:r>
      <w:r>
        <w:rPr>
          <w:spacing w:val="-2"/>
        </w:rPr>
        <w:t xml:space="preserve"> </w:t>
      </w:r>
      <w:r>
        <w:t>certified</w:t>
      </w:r>
      <w:r>
        <w:rPr>
          <w:spacing w:val="-2"/>
        </w:rPr>
        <w:t xml:space="preserve"> </w:t>
      </w:r>
      <w:r>
        <w:t>products</w:t>
      </w:r>
      <w:r>
        <w:rPr>
          <w:spacing w:val="-2"/>
        </w:rPr>
        <w:t xml:space="preserve"> </w:t>
      </w:r>
      <w:r>
        <w:t>and</w:t>
      </w:r>
      <w:r>
        <w:rPr>
          <w:spacing w:val="-1"/>
        </w:rPr>
        <w:t xml:space="preserve"> </w:t>
      </w:r>
      <w:r>
        <w:t>companies.</w:t>
      </w:r>
      <w:r>
        <w:rPr>
          <w:spacing w:val="-2"/>
        </w:rPr>
        <w:t xml:space="preserve"> </w:t>
      </w:r>
      <w:r>
        <w:t>The</w:t>
      </w:r>
      <w:r>
        <w:rPr>
          <w:spacing w:val="-1"/>
        </w:rPr>
        <w:t xml:space="preserve"> </w:t>
      </w:r>
      <w:r>
        <w:t>SCC's</w:t>
      </w:r>
      <w:r>
        <w:rPr>
          <w:spacing w:val="-2"/>
        </w:rPr>
        <w:t xml:space="preserve"> </w:t>
      </w:r>
      <w:r>
        <w:t>website (www.scc.ca)</w:t>
      </w:r>
      <w:r>
        <w:rPr>
          <w:spacing w:val="-2"/>
        </w:rPr>
        <w:t xml:space="preserve"> </w:t>
      </w:r>
      <w:r>
        <w:t>lists</w:t>
      </w:r>
      <w:r>
        <w:rPr>
          <w:spacing w:val="-3"/>
        </w:rPr>
        <w:t xml:space="preserve"> </w:t>
      </w:r>
      <w:r>
        <w:t>accredited</w:t>
      </w:r>
      <w:r>
        <w:rPr>
          <w:spacing w:val="-3"/>
        </w:rPr>
        <w:t xml:space="preserve"> </w:t>
      </w:r>
      <w:r>
        <w:t>certification</w:t>
      </w:r>
      <w:r>
        <w:rPr>
          <w:spacing w:val="-2"/>
        </w:rPr>
        <w:t xml:space="preserve"> </w:t>
      </w:r>
      <w:r>
        <w:t>bodies,</w:t>
      </w:r>
      <w:r>
        <w:rPr>
          <w:spacing w:val="-3"/>
        </w:rPr>
        <w:t xml:space="preserve"> </w:t>
      </w:r>
      <w:r>
        <w:t>along</w:t>
      </w:r>
      <w:r>
        <w:rPr>
          <w:spacing w:val="-3"/>
        </w:rPr>
        <w:t xml:space="preserve"> </w:t>
      </w:r>
      <w:r>
        <w:t>with</w:t>
      </w:r>
      <w:r>
        <w:rPr>
          <w:spacing w:val="-2"/>
        </w:rPr>
        <w:t xml:space="preserve"> </w:t>
      </w:r>
      <w:r>
        <w:t>their</w:t>
      </w:r>
      <w:r>
        <w:rPr>
          <w:spacing w:val="-2"/>
        </w:rPr>
        <w:t xml:space="preserve"> </w:t>
      </w:r>
      <w:r>
        <w:t>scope</w:t>
      </w:r>
      <w:r>
        <w:rPr>
          <w:spacing w:val="-2"/>
        </w:rPr>
        <w:t xml:space="preserve"> </w:t>
      </w:r>
      <w:r>
        <w:t>of</w:t>
      </w:r>
      <w:r>
        <w:rPr>
          <w:spacing w:val="-3"/>
        </w:rPr>
        <w:t xml:space="preserve"> </w:t>
      </w:r>
      <w:r>
        <w:t>accreditation. Several</w:t>
      </w:r>
      <w:r>
        <w:rPr>
          <w:spacing w:val="-4"/>
        </w:rPr>
        <w:t xml:space="preserve"> </w:t>
      </w:r>
      <w:r>
        <w:t>organizations,</w:t>
      </w:r>
      <w:r>
        <w:rPr>
          <w:spacing w:val="-4"/>
        </w:rPr>
        <w:t xml:space="preserve"> </w:t>
      </w:r>
      <w:r>
        <w:t>including</w:t>
      </w:r>
      <w:r>
        <w:rPr>
          <w:spacing w:val="-4"/>
        </w:rPr>
        <w:t xml:space="preserve"> </w:t>
      </w:r>
      <w:r>
        <w:t>the</w:t>
      </w:r>
      <w:r>
        <w:rPr>
          <w:spacing w:val="-3"/>
        </w:rPr>
        <w:t xml:space="preserve"> </w:t>
      </w:r>
      <w:r>
        <w:t>Canadian</w:t>
      </w:r>
      <w:r>
        <w:rPr>
          <w:spacing w:val="-3"/>
        </w:rPr>
        <w:t xml:space="preserve"> </w:t>
      </w:r>
      <w:r>
        <w:t>Construction</w:t>
      </w:r>
      <w:r>
        <w:rPr>
          <w:spacing w:val="-3"/>
        </w:rPr>
        <w:t xml:space="preserve"> </w:t>
      </w:r>
      <w:r>
        <w:t>Materials</w:t>
      </w:r>
      <w:r>
        <w:rPr>
          <w:spacing w:val="-4"/>
        </w:rPr>
        <w:t xml:space="preserve"> </w:t>
      </w:r>
      <w:r>
        <w:t>Centre</w:t>
      </w:r>
      <w:r>
        <w:rPr>
          <w:spacing w:val="-3"/>
        </w:rPr>
        <w:t xml:space="preserve"> </w:t>
      </w:r>
      <w:r>
        <w:t>(CCMC)</w:t>
      </w:r>
      <w:r>
        <w:rPr>
          <w:spacing w:val="-4"/>
        </w:rPr>
        <w:t xml:space="preserve"> </w:t>
      </w:r>
      <w:r>
        <w:t>at the NRC, offer product certification services.</w:t>
      </w:r>
    </w:p>
    <w:p w14:paraId="2D5F401E" w14:textId="77777777" w:rsidR="00EC7641" w:rsidRDefault="00EC7641">
      <w:pPr>
        <w:pStyle w:val="BodyText"/>
        <w:spacing w:before="11"/>
        <w:rPr>
          <w:sz w:val="16"/>
        </w:rPr>
      </w:pPr>
    </w:p>
    <w:p w14:paraId="3A2B9956" w14:textId="77777777" w:rsidR="00EC7641" w:rsidRDefault="007774D2">
      <w:pPr>
        <w:pStyle w:val="Heading3"/>
        <w:ind w:left="474"/>
      </w:pPr>
      <w:r>
        <w:rPr>
          <w:spacing w:val="-2"/>
        </w:rPr>
        <w:t>Evaluation</w:t>
      </w:r>
    </w:p>
    <w:p w14:paraId="35A65B4C" w14:textId="77777777" w:rsidR="00EC7641" w:rsidRDefault="007774D2">
      <w:pPr>
        <w:pStyle w:val="BodyText"/>
        <w:spacing w:before="215" w:line="194" w:lineRule="auto"/>
        <w:ind w:left="834" w:right="1532"/>
      </w:pPr>
      <w:r>
        <w:t>An evaluation is a written opinion by an independent professional organization that a product</w:t>
      </w:r>
      <w:r>
        <w:rPr>
          <w:spacing w:val="-3"/>
        </w:rPr>
        <w:t xml:space="preserve"> </w:t>
      </w:r>
      <w:r>
        <w:t>will</w:t>
      </w:r>
      <w:r>
        <w:rPr>
          <w:spacing w:val="-3"/>
        </w:rPr>
        <w:t xml:space="preserve"> </w:t>
      </w:r>
      <w:r>
        <w:t>perform</w:t>
      </w:r>
      <w:r>
        <w:rPr>
          <w:spacing w:val="-1"/>
        </w:rPr>
        <w:t xml:space="preserve"> </w:t>
      </w:r>
      <w:r>
        <w:t>its</w:t>
      </w:r>
      <w:r>
        <w:rPr>
          <w:spacing w:val="-3"/>
        </w:rPr>
        <w:t xml:space="preserve"> </w:t>
      </w:r>
      <w:r>
        <w:t>intended</w:t>
      </w:r>
      <w:r>
        <w:rPr>
          <w:spacing w:val="-1"/>
        </w:rPr>
        <w:t xml:space="preserve"> </w:t>
      </w:r>
      <w:r>
        <w:t>function.</w:t>
      </w:r>
      <w:r>
        <w:rPr>
          <w:spacing w:val="-3"/>
        </w:rPr>
        <w:t xml:space="preserve"> </w:t>
      </w:r>
      <w:r>
        <w:t>An</w:t>
      </w:r>
      <w:r>
        <w:rPr>
          <w:spacing w:val="-2"/>
        </w:rPr>
        <w:t xml:space="preserve"> </w:t>
      </w:r>
      <w:r>
        <w:t>evaluation</w:t>
      </w:r>
      <w:r>
        <w:rPr>
          <w:spacing w:val="-2"/>
        </w:rPr>
        <w:t xml:space="preserve"> </w:t>
      </w:r>
      <w:r>
        <w:t>is</w:t>
      </w:r>
      <w:r>
        <w:rPr>
          <w:spacing w:val="-2"/>
        </w:rPr>
        <w:t xml:space="preserve"> </w:t>
      </w:r>
      <w:r>
        <w:t>often</w:t>
      </w:r>
      <w:r>
        <w:rPr>
          <w:spacing w:val="-2"/>
        </w:rPr>
        <w:t xml:space="preserve"> </w:t>
      </w:r>
      <w:r>
        <w:t>done</w:t>
      </w:r>
      <w:r>
        <w:rPr>
          <w:spacing w:val="-3"/>
        </w:rPr>
        <w:t xml:space="preserve"> </w:t>
      </w:r>
      <w:r>
        <w:t>to</w:t>
      </w:r>
      <w:r>
        <w:rPr>
          <w:spacing w:val="-3"/>
        </w:rPr>
        <w:t xml:space="preserve"> </w:t>
      </w:r>
      <w:r>
        <w:t>determine</w:t>
      </w:r>
      <w:r>
        <w:rPr>
          <w:spacing w:val="-2"/>
        </w:rPr>
        <w:t xml:space="preserve"> </w:t>
      </w:r>
      <w:r>
        <w:t xml:space="preserve">the </w:t>
      </w:r>
      <w:r>
        <w:lastRenderedPageBreak/>
        <w:t xml:space="preserve">ability of an innovative product, for which no standards exist, to satisfy the intent of a Code requirement. Follow-up plant inspections are not normally part of the evaluation </w:t>
      </w:r>
      <w:r>
        <w:rPr>
          <w:spacing w:val="-2"/>
        </w:rPr>
        <w:t>process.</w:t>
      </w:r>
    </w:p>
    <w:p w14:paraId="4A095165" w14:textId="77777777" w:rsidR="00EC7641" w:rsidRDefault="00EC7641">
      <w:pPr>
        <w:spacing w:line="194" w:lineRule="auto"/>
        <w:sectPr w:rsidR="00EC7641">
          <w:pgSz w:w="12240" w:h="15840"/>
          <w:pgMar w:top="1320" w:right="1080" w:bottom="420" w:left="840" w:header="374" w:footer="239" w:gutter="0"/>
          <w:cols w:space="720"/>
        </w:sectPr>
      </w:pPr>
    </w:p>
    <w:p w14:paraId="628460E9" w14:textId="77777777" w:rsidR="00EC7641" w:rsidRDefault="007774D2">
      <w:pPr>
        <w:pStyle w:val="Heading3"/>
        <w:spacing w:before="120"/>
      </w:pPr>
      <w:r>
        <w:rPr>
          <w:spacing w:val="-2"/>
        </w:rPr>
        <w:lastRenderedPageBreak/>
        <w:t>Qualification</w:t>
      </w:r>
    </w:p>
    <w:p w14:paraId="0B86C6F4" w14:textId="77777777" w:rsidR="00EC7641" w:rsidRDefault="00EC7641">
      <w:pPr>
        <w:pStyle w:val="BodyText"/>
        <w:spacing w:before="2"/>
        <w:rPr>
          <w:rFonts w:ascii="Helvetica LT Std"/>
          <w:b/>
        </w:rPr>
      </w:pPr>
    </w:p>
    <w:p w14:paraId="4C8B3F3A" w14:textId="77777777" w:rsidR="00EC7641" w:rsidRDefault="007774D2">
      <w:pPr>
        <w:pStyle w:val="BodyText"/>
        <w:spacing w:before="1" w:line="194" w:lineRule="auto"/>
        <w:ind w:left="1314" w:right="1030"/>
      </w:pPr>
      <w:r>
        <w:t>Qualification evaluates the ability of a product to perform its intended function by verifying that it meets the requirements of a standard. Qualification normally includes some follow-up plant inspection. Some organizations publish lists of qualified products that</w:t>
      </w:r>
      <w:r>
        <w:rPr>
          <w:spacing w:val="-4"/>
        </w:rPr>
        <w:t xml:space="preserve"> </w:t>
      </w:r>
      <w:r>
        <w:t>meet</w:t>
      </w:r>
      <w:r>
        <w:rPr>
          <w:spacing w:val="-4"/>
        </w:rPr>
        <w:t xml:space="preserve"> </w:t>
      </w:r>
      <w:r>
        <w:t>the</w:t>
      </w:r>
      <w:r>
        <w:rPr>
          <w:spacing w:val="-4"/>
        </w:rPr>
        <w:t xml:space="preserve"> </w:t>
      </w:r>
      <w:r>
        <w:t>specified</w:t>
      </w:r>
      <w:r>
        <w:rPr>
          <w:spacing w:val="-4"/>
        </w:rPr>
        <w:t xml:space="preserve"> </w:t>
      </w:r>
      <w:r>
        <w:t>requirements.</w:t>
      </w:r>
      <w:r>
        <w:rPr>
          <w:spacing w:val="-5"/>
        </w:rPr>
        <w:t xml:space="preserve"> </w:t>
      </w:r>
      <w:r>
        <w:t>Some</w:t>
      </w:r>
      <w:r>
        <w:rPr>
          <w:spacing w:val="-4"/>
        </w:rPr>
        <w:t xml:space="preserve"> </w:t>
      </w:r>
      <w:r>
        <w:t>organizations</w:t>
      </w:r>
      <w:r>
        <w:rPr>
          <w:spacing w:val="-4"/>
        </w:rPr>
        <w:t xml:space="preserve"> </w:t>
      </w:r>
      <w:r>
        <w:t>qualify</w:t>
      </w:r>
      <w:r>
        <w:rPr>
          <w:spacing w:val="-4"/>
        </w:rPr>
        <w:t xml:space="preserve"> </w:t>
      </w:r>
      <w:r>
        <w:t>product</w:t>
      </w:r>
      <w:r>
        <w:rPr>
          <w:spacing w:val="-4"/>
        </w:rPr>
        <w:t xml:space="preserve"> </w:t>
      </w:r>
      <w:r>
        <w:t>manufacturing and/or testing facilities for compliance with the Code and relevant standards.</w:t>
      </w:r>
    </w:p>
    <w:p w14:paraId="150583F1" w14:textId="77777777" w:rsidR="00EC7641" w:rsidRDefault="00EC7641">
      <w:pPr>
        <w:spacing w:line="194" w:lineRule="auto"/>
        <w:sectPr w:rsidR="00EC7641">
          <w:pgSz w:w="12240" w:h="15840"/>
          <w:pgMar w:top="1320" w:right="1080" w:bottom="420" w:left="840" w:header="374" w:footer="239" w:gutter="0"/>
          <w:cols w:space="720"/>
        </w:sectPr>
      </w:pPr>
    </w:p>
    <w:p w14:paraId="0FA36F4C" w14:textId="77777777" w:rsidR="00EC7641" w:rsidRDefault="00EC7641">
      <w:pPr>
        <w:pStyle w:val="BodyText"/>
        <w:spacing w:before="11"/>
        <w:rPr>
          <w:sz w:val="14"/>
        </w:rPr>
      </w:pPr>
    </w:p>
    <w:p w14:paraId="0BF179AC" w14:textId="77777777" w:rsidR="00EC7641" w:rsidRDefault="00EC7641">
      <w:pPr>
        <w:rPr>
          <w:sz w:val="14"/>
        </w:rPr>
        <w:sectPr w:rsidR="00EC7641">
          <w:pgSz w:w="12240" w:h="15840"/>
          <w:pgMar w:top="1320" w:right="1080" w:bottom="420" w:left="840" w:header="374" w:footer="239" w:gutter="0"/>
          <w:cols w:space="720"/>
        </w:sectPr>
      </w:pPr>
    </w:p>
    <w:p w14:paraId="49D584C4" w14:textId="77777777" w:rsidR="00EC7641" w:rsidRDefault="00EC7641">
      <w:pPr>
        <w:pStyle w:val="BodyText"/>
      </w:pPr>
    </w:p>
    <w:p w14:paraId="1F531F68" w14:textId="77777777" w:rsidR="00EC7641" w:rsidRDefault="007774D2">
      <w:pPr>
        <w:pStyle w:val="Heading1"/>
        <w:spacing w:line="206" w:lineRule="auto"/>
      </w:pPr>
      <w:r>
        <w:t>Canadian Commission on Building and Fire Codes and Standing Committees</w:t>
      </w:r>
    </w:p>
    <w:p w14:paraId="52E8A834" w14:textId="77777777" w:rsidR="00EC7641" w:rsidRDefault="00EC7641">
      <w:pPr>
        <w:pStyle w:val="BodyText"/>
        <w:spacing w:before="9"/>
        <w:rPr>
          <w:rFonts w:ascii="Helvetica LT Pro Black"/>
          <w:b/>
          <w:sz w:val="74"/>
        </w:rPr>
      </w:pPr>
    </w:p>
    <w:p w14:paraId="4289C169" w14:textId="77777777" w:rsidR="00EC7641" w:rsidRDefault="007774D2">
      <w:pPr>
        <w:pStyle w:val="Heading2"/>
        <w:ind w:left="2273"/>
      </w:pPr>
      <w:r>
        <w:t>Canadian</w:t>
      </w:r>
      <w:r>
        <w:rPr>
          <w:spacing w:val="-1"/>
        </w:rPr>
        <w:t xml:space="preserve"> </w:t>
      </w:r>
      <w:r>
        <w:t>Commission</w:t>
      </w:r>
      <w:r>
        <w:rPr>
          <w:spacing w:val="-2"/>
        </w:rPr>
        <w:t xml:space="preserve"> </w:t>
      </w:r>
      <w:r>
        <w:t>on</w:t>
      </w:r>
      <w:r>
        <w:rPr>
          <w:spacing w:val="-2"/>
        </w:rPr>
        <w:t xml:space="preserve"> </w:t>
      </w:r>
      <w:r>
        <w:t>Building</w:t>
      </w:r>
      <w:r>
        <w:rPr>
          <w:spacing w:val="-2"/>
        </w:rPr>
        <w:t xml:space="preserve"> </w:t>
      </w:r>
      <w:r>
        <w:t>and</w:t>
      </w:r>
      <w:r>
        <w:rPr>
          <w:spacing w:val="-2"/>
        </w:rPr>
        <w:t xml:space="preserve"> </w:t>
      </w:r>
      <w:r>
        <w:t>Fire</w:t>
      </w:r>
      <w:r>
        <w:rPr>
          <w:spacing w:val="-2"/>
        </w:rPr>
        <w:t xml:space="preserve"> Codes</w:t>
      </w:r>
    </w:p>
    <w:p w14:paraId="39CDAFEA" w14:textId="77777777" w:rsidR="00EC7641" w:rsidRDefault="00EC7641">
      <w:pPr>
        <w:pStyle w:val="BodyText"/>
        <w:rPr>
          <w:rFonts w:ascii="Helvetica LT Pro Black"/>
          <w:b/>
          <w:sz w:val="10"/>
        </w:rPr>
      </w:pPr>
    </w:p>
    <w:p w14:paraId="22E26486" w14:textId="77777777" w:rsidR="00EC7641" w:rsidRDefault="00EC7641">
      <w:pPr>
        <w:rPr>
          <w:rFonts w:ascii="Helvetica LT Pro Black"/>
          <w:sz w:val="10"/>
        </w:rPr>
        <w:sectPr w:rsidR="00EC7641">
          <w:pgSz w:w="12240" w:h="15840"/>
          <w:pgMar w:top="1320" w:right="1080" w:bottom="420" w:left="840" w:header="374" w:footer="239" w:gutter="0"/>
          <w:cols w:space="720"/>
        </w:sectPr>
      </w:pPr>
    </w:p>
    <w:p w14:paraId="62372B37" w14:textId="77777777" w:rsidR="00EC7641" w:rsidRDefault="007774D2">
      <w:pPr>
        <w:tabs>
          <w:tab w:val="left" w:pos="3146"/>
          <w:tab w:val="left" w:pos="5616"/>
        </w:tabs>
        <w:spacing w:before="32" w:line="270" w:lineRule="exact"/>
        <w:ind w:left="674"/>
        <w:rPr>
          <w:sz w:val="20"/>
        </w:rPr>
      </w:pPr>
      <w:r>
        <w:rPr>
          <w:sz w:val="20"/>
        </w:rPr>
        <w:t>D. Crawford</w:t>
      </w:r>
      <w:r>
        <w:rPr>
          <w:spacing w:val="1"/>
          <w:sz w:val="20"/>
        </w:rPr>
        <w:t xml:space="preserve"> </w:t>
      </w:r>
      <w:r>
        <w:rPr>
          <w:i/>
          <w:spacing w:val="-2"/>
          <w:sz w:val="20"/>
        </w:rPr>
        <w:t>(Chair)</w:t>
      </w:r>
      <w:r>
        <w:rPr>
          <w:i/>
          <w:sz w:val="20"/>
        </w:rPr>
        <w:tab/>
      </w:r>
      <w:r>
        <w:rPr>
          <w:position w:val="1"/>
          <w:sz w:val="20"/>
        </w:rPr>
        <w:t>C.</w:t>
      </w:r>
      <w:r>
        <w:rPr>
          <w:spacing w:val="6"/>
          <w:position w:val="1"/>
          <w:sz w:val="20"/>
        </w:rPr>
        <w:t xml:space="preserve"> </w:t>
      </w:r>
      <w:r>
        <w:rPr>
          <w:spacing w:val="-4"/>
          <w:position w:val="1"/>
          <w:sz w:val="20"/>
        </w:rPr>
        <w:t>Gray</w:t>
      </w:r>
      <w:r>
        <w:rPr>
          <w:position w:val="1"/>
          <w:sz w:val="20"/>
        </w:rPr>
        <w:tab/>
      </w:r>
      <w:r>
        <w:rPr>
          <w:sz w:val="20"/>
        </w:rPr>
        <w:t>T.</w:t>
      </w:r>
      <w:r>
        <w:rPr>
          <w:spacing w:val="-8"/>
          <w:sz w:val="20"/>
        </w:rPr>
        <w:t xml:space="preserve"> </w:t>
      </w:r>
      <w:r>
        <w:rPr>
          <w:spacing w:val="-4"/>
          <w:sz w:val="20"/>
        </w:rPr>
        <w:t>Ross</w:t>
      </w:r>
    </w:p>
    <w:p w14:paraId="7981C235" w14:textId="77777777" w:rsidR="00EC7641" w:rsidRDefault="007774D2">
      <w:pPr>
        <w:pStyle w:val="BodyText"/>
        <w:tabs>
          <w:tab w:val="left" w:pos="3144"/>
          <w:tab w:val="left" w:pos="5616"/>
        </w:tabs>
        <w:spacing w:line="249" w:lineRule="exact"/>
        <w:ind w:left="674"/>
      </w:pPr>
      <w:r>
        <w:t>R.</w:t>
      </w:r>
      <w:r>
        <w:rPr>
          <w:spacing w:val="5"/>
        </w:rPr>
        <w:t xml:space="preserve"> </w:t>
      </w:r>
      <w:r>
        <w:rPr>
          <w:spacing w:val="-2"/>
        </w:rPr>
        <w:t>Arsenault</w:t>
      </w:r>
      <w:r>
        <w:tab/>
        <w:t>H.</w:t>
      </w:r>
      <w:r>
        <w:rPr>
          <w:spacing w:val="4"/>
        </w:rPr>
        <w:t xml:space="preserve"> </w:t>
      </w:r>
      <w:r>
        <w:rPr>
          <w:spacing w:val="-2"/>
        </w:rPr>
        <w:t>Griffin</w:t>
      </w:r>
      <w:r>
        <w:tab/>
        <w:t>R.</w:t>
      </w:r>
      <w:r>
        <w:rPr>
          <w:spacing w:val="6"/>
        </w:rPr>
        <w:t xml:space="preserve"> </w:t>
      </w:r>
      <w:proofErr w:type="spellStart"/>
      <w:r>
        <w:rPr>
          <w:spacing w:val="-2"/>
        </w:rPr>
        <w:t>Rymell</w:t>
      </w:r>
      <w:proofErr w:type="spellEnd"/>
    </w:p>
    <w:p w14:paraId="0204544F" w14:textId="77777777" w:rsidR="00EC7641" w:rsidRDefault="007774D2">
      <w:pPr>
        <w:pStyle w:val="BodyText"/>
        <w:tabs>
          <w:tab w:val="left" w:pos="3146"/>
          <w:tab w:val="left" w:pos="5617"/>
        </w:tabs>
        <w:spacing w:line="259" w:lineRule="exact"/>
        <w:ind w:left="674"/>
      </w:pPr>
      <w:r>
        <w:t>K.</w:t>
      </w:r>
      <w:r>
        <w:rPr>
          <w:spacing w:val="7"/>
        </w:rPr>
        <w:t xml:space="preserve"> </w:t>
      </w:r>
      <w:r>
        <w:rPr>
          <w:spacing w:val="-2"/>
        </w:rPr>
        <w:t>Block</w:t>
      </w:r>
      <w:r>
        <w:tab/>
        <w:t>K.</w:t>
      </w:r>
      <w:r>
        <w:rPr>
          <w:spacing w:val="5"/>
        </w:rPr>
        <w:t xml:space="preserve"> </w:t>
      </w:r>
      <w:r>
        <w:rPr>
          <w:spacing w:val="-2"/>
        </w:rPr>
        <w:t>Griffiths</w:t>
      </w:r>
      <w:r>
        <w:tab/>
        <w:t>B.</w:t>
      </w:r>
      <w:r>
        <w:rPr>
          <w:spacing w:val="7"/>
        </w:rPr>
        <w:t xml:space="preserve"> </w:t>
      </w:r>
      <w:r>
        <w:rPr>
          <w:spacing w:val="-5"/>
        </w:rPr>
        <w:t>Sim</w:t>
      </w:r>
    </w:p>
    <w:p w14:paraId="7B230149" w14:textId="77777777" w:rsidR="00EC7641" w:rsidRDefault="007774D2">
      <w:pPr>
        <w:spacing w:before="118" w:line="207" w:lineRule="exact"/>
        <w:ind w:left="674"/>
        <w:rPr>
          <w:sz w:val="16"/>
        </w:rPr>
      </w:pPr>
      <w:r>
        <w:br w:type="column"/>
      </w:r>
      <w:r>
        <w:rPr>
          <w:sz w:val="16"/>
        </w:rPr>
        <w:t>Codes</w:t>
      </w:r>
      <w:r>
        <w:rPr>
          <w:spacing w:val="-3"/>
          <w:sz w:val="16"/>
        </w:rPr>
        <w:t xml:space="preserve"> </w:t>
      </w:r>
      <w:r>
        <w:rPr>
          <w:sz w:val="16"/>
        </w:rPr>
        <w:t>Canada</w:t>
      </w:r>
      <w:r>
        <w:rPr>
          <w:spacing w:val="-3"/>
          <w:sz w:val="16"/>
        </w:rPr>
        <w:t xml:space="preserve"> </w:t>
      </w:r>
      <w:r>
        <w:rPr>
          <w:spacing w:val="-2"/>
          <w:sz w:val="16"/>
        </w:rPr>
        <w:t>staff</w:t>
      </w:r>
    </w:p>
    <w:p w14:paraId="08F53C45" w14:textId="77777777" w:rsidR="00EC7641" w:rsidRDefault="007774D2">
      <w:pPr>
        <w:spacing w:before="3" w:line="223" w:lineRule="auto"/>
        <w:ind w:left="674" w:right="378"/>
        <w:rPr>
          <w:sz w:val="16"/>
        </w:rPr>
      </w:pPr>
      <w:r>
        <w:rPr>
          <w:sz w:val="16"/>
        </w:rPr>
        <w:t>who</w:t>
      </w:r>
      <w:r>
        <w:rPr>
          <w:spacing w:val="-10"/>
          <w:sz w:val="16"/>
        </w:rPr>
        <w:t xml:space="preserve"> </w:t>
      </w:r>
      <w:r>
        <w:rPr>
          <w:sz w:val="16"/>
        </w:rPr>
        <w:t>provided</w:t>
      </w:r>
      <w:r>
        <w:rPr>
          <w:spacing w:val="-10"/>
          <w:sz w:val="16"/>
        </w:rPr>
        <w:t xml:space="preserve"> </w:t>
      </w:r>
      <w:r>
        <w:rPr>
          <w:sz w:val="16"/>
        </w:rPr>
        <w:t>assistance</w:t>
      </w:r>
      <w:r>
        <w:rPr>
          <w:spacing w:val="40"/>
          <w:sz w:val="16"/>
        </w:rPr>
        <w:t xml:space="preserve"> </w:t>
      </w:r>
      <w:r>
        <w:rPr>
          <w:sz w:val="16"/>
        </w:rPr>
        <w:t xml:space="preserve">to the </w:t>
      </w:r>
      <w:proofErr w:type="gramStart"/>
      <w:r>
        <w:rPr>
          <w:sz w:val="16"/>
        </w:rPr>
        <w:t>Commission</w:t>
      </w:r>
      <w:proofErr w:type="gramEnd"/>
    </w:p>
    <w:p w14:paraId="4315D917" w14:textId="77777777" w:rsidR="00EC7641" w:rsidRDefault="00EC7641">
      <w:pPr>
        <w:spacing w:line="223" w:lineRule="auto"/>
        <w:rPr>
          <w:sz w:val="16"/>
        </w:rPr>
        <w:sectPr w:rsidR="00EC7641">
          <w:type w:val="continuous"/>
          <w:pgSz w:w="12240" w:h="15840"/>
          <w:pgMar w:top="1320" w:right="1080" w:bottom="420" w:left="840" w:header="374" w:footer="239" w:gutter="0"/>
          <w:cols w:num="2" w:space="720" w:equalWidth="0">
            <w:col w:w="6528" w:space="887"/>
            <w:col w:w="2905"/>
          </w:cols>
        </w:sectPr>
      </w:pPr>
    </w:p>
    <w:p w14:paraId="38361FC6" w14:textId="77777777" w:rsidR="00EC7641" w:rsidRDefault="00EC7641">
      <w:pPr>
        <w:pStyle w:val="BodyText"/>
        <w:spacing w:before="7"/>
        <w:rPr>
          <w:sz w:val="2"/>
        </w:rPr>
      </w:pPr>
    </w:p>
    <w:tbl>
      <w:tblPr>
        <w:tblW w:w="0" w:type="auto"/>
        <w:tblInd w:w="631" w:type="dxa"/>
        <w:tblLayout w:type="fixed"/>
        <w:tblCellMar>
          <w:left w:w="0" w:type="dxa"/>
          <w:right w:w="0" w:type="dxa"/>
        </w:tblCellMar>
        <w:tblLook w:val="01E0" w:firstRow="1" w:lastRow="1" w:firstColumn="1" w:lastColumn="1" w:noHBand="0" w:noVBand="0"/>
      </w:tblPr>
      <w:tblGrid>
        <w:gridCol w:w="1891"/>
        <w:gridCol w:w="2543"/>
        <w:gridCol w:w="2439"/>
        <w:gridCol w:w="1848"/>
      </w:tblGrid>
      <w:tr w:rsidR="00EC7641" w14:paraId="0A4150F2" w14:textId="77777777">
        <w:trPr>
          <w:trHeight w:val="230"/>
        </w:trPr>
        <w:tc>
          <w:tcPr>
            <w:tcW w:w="1891" w:type="dxa"/>
          </w:tcPr>
          <w:p w14:paraId="0F6DAF4C" w14:textId="77777777" w:rsidR="00EC7641" w:rsidRDefault="007774D2">
            <w:pPr>
              <w:pStyle w:val="TableParagraph"/>
              <w:spacing w:line="210" w:lineRule="exact"/>
              <w:rPr>
                <w:sz w:val="20"/>
              </w:rPr>
            </w:pPr>
            <w:r>
              <w:rPr>
                <w:sz w:val="20"/>
              </w:rPr>
              <w:t>A.</w:t>
            </w:r>
            <w:r>
              <w:rPr>
                <w:spacing w:val="4"/>
                <w:sz w:val="20"/>
              </w:rPr>
              <w:t xml:space="preserve"> </w:t>
            </w:r>
            <w:r>
              <w:rPr>
                <w:spacing w:val="-2"/>
                <w:sz w:val="20"/>
              </w:rPr>
              <w:t>Borooah</w:t>
            </w:r>
          </w:p>
        </w:tc>
        <w:tc>
          <w:tcPr>
            <w:tcW w:w="2543" w:type="dxa"/>
          </w:tcPr>
          <w:p w14:paraId="7DEAAB35" w14:textId="77777777" w:rsidR="00EC7641" w:rsidRDefault="007774D2">
            <w:pPr>
              <w:pStyle w:val="TableParagraph"/>
              <w:spacing w:line="205" w:lineRule="exact"/>
              <w:ind w:left="631"/>
              <w:rPr>
                <w:sz w:val="20"/>
              </w:rPr>
            </w:pPr>
            <w:r>
              <w:rPr>
                <w:sz w:val="20"/>
              </w:rPr>
              <w:t>T.</w:t>
            </w:r>
            <w:r>
              <w:rPr>
                <w:spacing w:val="-9"/>
                <w:sz w:val="20"/>
              </w:rPr>
              <w:t xml:space="preserve"> </w:t>
            </w:r>
            <w:r>
              <w:rPr>
                <w:spacing w:val="-2"/>
                <w:sz w:val="20"/>
              </w:rPr>
              <w:t>Harper</w:t>
            </w:r>
          </w:p>
        </w:tc>
        <w:tc>
          <w:tcPr>
            <w:tcW w:w="2439" w:type="dxa"/>
          </w:tcPr>
          <w:p w14:paraId="2EB6FDBA" w14:textId="77777777" w:rsidR="00EC7641" w:rsidRDefault="007774D2">
            <w:pPr>
              <w:pStyle w:val="TableParagraph"/>
              <w:spacing w:line="210" w:lineRule="exact"/>
              <w:ind w:left="558"/>
              <w:rPr>
                <w:sz w:val="20"/>
              </w:rPr>
            </w:pPr>
            <w:r>
              <w:rPr>
                <w:sz w:val="20"/>
              </w:rPr>
              <w:t>S.</w:t>
            </w:r>
            <w:r>
              <w:rPr>
                <w:spacing w:val="6"/>
                <w:sz w:val="20"/>
              </w:rPr>
              <w:t xml:space="preserve"> </w:t>
            </w:r>
            <w:r>
              <w:rPr>
                <w:spacing w:val="-2"/>
                <w:sz w:val="20"/>
              </w:rPr>
              <w:t>Stinson</w:t>
            </w:r>
          </w:p>
        </w:tc>
        <w:tc>
          <w:tcPr>
            <w:tcW w:w="1848" w:type="dxa"/>
          </w:tcPr>
          <w:p w14:paraId="3D308A95" w14:textId="77777777" w:rsidR="00EC7641" w:rsidRDefault="007774D2">
            <w:pPr>
              <w:pStyle w:val="TableParagraph"/>
              <w:spacing w:line="210" w:lineRule="exact"/>
              <w:ind w:left="592"/>
              <w:rPr>
                <w:sz w:val="20"/>
              </w:rPr>
            </w:pPr>
            <w:r>
              <w:rPr>
                <w:sz w:val="20"/>
              </w:rPr>
              <w:t>M.</w:t>
            </w:r>
            <w:r>
              <w:rPr>
                <w:spacing w:val="4"/>
                <w:sz w:val="20"/>
              </w:rPr>
              <w:t xml:space="preserve"> </w:t>
            </w:r>
            <w:r>
              <w:rPr>
                <w:spacing w:val="-2"/>
                <w:sz w:val="20"/>
              </w:rPr>
              <w:t>Dumoulin</w:t>
            </w:r>
          </w:p>
        </w:tc>
      </w:tr>
      <w:tr w:rsidR="00EC7641" w14:paraId="524E8362" w14:textId="77777777">
        <w:trPr>
          <w:trHeight w:val="245"/>
        </w:trPr>
        <w:tc>
          <w:tcPr>
            <w:tcW w:w="1891" w:type="dxa"/>
          </w:tcPr>
          <w:p w14:paraId="06CB0D17" w14:textId="77777777" w:rsidR="00EC7641" w:rsidRDefault="007774D2">
            <w:pPr>
              <w:pStyle w:val="TableParagraph"/>
              <w:spacing w:line="225" w:lineRule="exact"/>
              <w:rPr>
                <w:sz w:val="20"/>
              </w:rPr>
            </w:pPr>
            <w:r>
              <w:rPr>
                <w:sz w:val="20"/>
              </w:rPr>
              <w:t>R.</w:t>
            </w:r>
            <w:r>
              <w:rPr>
                <w:spacing w:val="6"/>
                <w:sz w:val="20"/>
              </w:rPr>
              <w:t xml:space="preserve"> </w:t>
            </w:r>
            <w:r>
              <w:rPr>
                <w:spacing w:val="-2"/>
                <w:sz w:val="20"/>
              </w:rPr>
              <w:t>Brooks</w:t>
            </w:r>
          </w:p>
        </w:tc>
        <w:tc>
          <w:tcPr>
            <w:tcW w:w="2543" w:type="dxa"/>
          </w:tcPr>
          <w:p w14:paraId="36C1CF2C" w14:textId="77777777" w:rsidR="00EC7641" w:rsidRDefault="007774D2">
            <w:pPr>
              <w:pStyle w:val="TableParagraph"/>
              <w:spacing w:line="225" w:lineRule="exact"/>
              <w:ind w:left="631"/>
              <w:rPr>
                <w:sz w:val="20"/>
              </w:rPr>
            </w:pPr>
            <w:r>
              <w:rPr>
                <w:sz w:val="20"/>
              </w:rPr>
              <w:t>L.</w:t>
            </w:r>
            <w:r>
              <w:rPr>
                <w:spacing w:val="5"/>
                <w:sz w:val="20"/>
              </w:rPr>
              <w:t xml:space="preserve"> </w:t>
            </w:r>
            <w:r>
              <w:rPr>
                <w:spacing w:val="-2"/>
                <w:sz w:val="20"/>
              </w:rPr>
              <w:t>Holmen</w:t>
            </w:r>
          </w:p>
        </w:tc>
        <w:tc>
          <w:tcPr>
            <w:tcW w:w="2439" w:type="dxa"/>
          </w:tcPr>
          <w:p w14:paraId="44359E14" w14:textId="77777777" w:rsidR="00EC7641" w:rsidRDefault="007774D2">
            <w:pPr>
              <w:pStyle w:val="TableParagraph"/>
              <w:spacing w:line="225" w:lineRule="exact"/>
              <w:ind w:left="558"/>
              <w:rPr>
                <w:sz w:val="20"/>
              </w:rPr>
            </w:pPr>
            <w:r>
              <w:rPr>
                <w:sz w:val="20"/>
              </w:rPr>
              <w:t>D.</w:t>
            </w:r>
            <w:r>
              <w:rPr>
                <w:spacing w:val="5"/>
                <w:sz w:val="20"/>
              </w:rPr>
              <w:t xml:space="preserve"> </w:t>
            </w:r>
            <w:r>
              <w:rPr>
                <w:spacing w:val="-2"/>
                <w:sz w:val="20"/>
              </w:rPr>
              <w:t>Sullivan</w:t>
            </w:r>
          </w:p>
        </w:tc>
        <w:tc>
          <w:tcPr>
            <w:tcW w:w="1848" w:type="dxa"/>
          </w:tcPr>
          <w:p w14:paraId="57FE4FF6" w14:textId="77777777" w:rsidR="00EC7641" w:rsidRDefault="007774D2">
            <w:pPr>
              <w:pStyle w:val="TableParagraph"/>
              <w:spacing w:line="225" w:lineRule="exact"/>
              <w:ind w:left="591"/>
              <w:rPr>
                <w:sz w:val="20"/>
              </w:rPr>
            </w:pPr>
            <w:r>
              <w:rPr>
                <w:sz w:val="20"/>
              </w:rPr>
              <w:t>G.</w:t>
            </w:r>
            <w:r>
              <w:rPr>
                <w:spacing w:val="4"/>
                <w:sz w:val="20"/>
              </w:rPr>
              <w:t xml:space="preserve"> </w:t>
            </w:r>
            <w:r>
              <w:rPr>
                <w:spacing w:val="-2"/>
                <w:sz w:val="20"/>
              </w:rPr>
              <w:t>Gosselin</w:t>
            </w:r>
          </w:p>
        </w:tc>
      </w:tr>
      <w:tr w:rsidR="00EC7641" w14:paraId="513104A2" w14:textId="77777777">
        <w:trPr>
          <w:trHeight w:val="247"/>
        </w:trPr>
        <w:tc>
          <w:tcPr>
            <w:tcW w:w="1891" w:type="dxa"/>
          </w:tcPr>
          <w:p w14:paraId="29131979" w14:textId="77777777" w:rsidR="00EC7641" w:rsidRDefault="007774D2">
            <w:pPr>
              <w:pStyle w:val="TableParagraph"/>
              <w:rPr>
                <w:sz w:val="20"/>
              </w:rPr>
            </w:pPr>
            <w:r>
              <w:rPr>
                <w:sz w:val="20"/>
              </w:rPr>
              <w:t>J.</w:t>
            </w:r>
            <w:r>
              <w:rPr>
                <w:spacing w:val="4"/>
                <w:sz w:val="20"/>
              </w:rPr>
              <w:t xml:space="preserve"> </w:t>
            </w:r>
            <w:r>
              <w:rPr>
                <w:spacing w:val="-2"/>
                <w:sz w:val="20"/>
              </w:rPr>
              <w:t>Chauvin</w:t>
            </w:r>
          </w:p>
        </w:tc>
        <w:tc>
          <w:tcPr>
            <w:tcW w:w="2543" w:type="dxa"/>
          </w:tcPr>
          <w:p w14:paraId="5CC50CC0" w14:textId="77777777" w:rsidR="00EC7641" w:rsidRDefault="007774D2">
            <w:pPr>
              <w:pStyle w:val="TableParagraph"/>
              <w:spacing w:line="226" w:lineRule="exact"/>
              <w:ind w:left="631"/>
              <w:rPr>
                <w:sz w:val="13"/>
              </w:rPr>
            </w:pPr>
            <w:r>
              <w:rPr>
                <w:sz w:val="20"/>
              </w:rPr>
              <w:t>C.</w:t>
            </w:r>
            <w:r>
              <w:rPr>
                <w:spacing w:val="5"/>
                <w:sz w:val="20"/>
              </w:rPr>
              <w:t xml:space="preserve"> </w:t>
            </w:r>
            <w:r>
              <w:rPr>
                <w:spacing w:val="-2"/>
                <w:sz w:val="20"/>
              </w:rPr>
              <w:t>Joseph</w:t>
            </w:r>
            <w:r>
              <w:rPr>
                <w:spacing w:val="-2"/>
                <w:position w:val="5"/>
                <w:sz w:val="13"/>
              </w:rPr>
              <w:t>(1)</w:t>
            </w:r>
          </w:p>
        </w:tc>
        <w:tc>
          <w:tcPr>
            <w:tcW w:w="2439" w:type="dxa"/>
          </w:tcPr>
          <w:p w14:paraId="0E86FAC5" w14:textId="77777777" w:rsidR="00EC7641" w:rsidRDefault="007774D2">
            <w:pPr>
              <w:pStyle w:val="TableParagraph"/>
              <w:ind w:left="558"/>
              <w:rPr>
                <w:sz w:val="20"/>
              </w:rPr>
            </w:pPr>
            <w:r>
              <w:rPr>
                <w:sz w:val="20"/>
              </w:rPr>
              <w:t>A.</w:t>
            </w:r>
            <w:r>
              <w:rPr>
                <w:spacing w:val="6"/>
                <w:sz w:val="20"/>
              </w:rPr>
              <w:t xml:space="preserve"> </w:t>
            </w:r>
            <w:r>
              <w:rPr>
                <w:spacing w:val="-2"/>
                <w:sz w:val="20"/>
              </w:rPr>
              <w:t>Tabet</w:t>
            </w:r>
          </w:p>
        </w:tc>
        <w:tc>
          <w:tcPr>
            <w:tcW w:w="1848" w:type="dxa"/>
          </w:tcPr>
          <w:p w14:paraId="6B4F02F3" w14:textId="77777777" w:rsidR="00EC7641" w:rsidRDefault="007774D2">
            <w:pPr>
              <w:pStyle w:val="TableParagraph"/>
              <w:spacing w:line="226" w:lineRule="exact"/>
              <w:ind w:left="591"/>
              <w:rPr>
                <w:sz w:val="20"/>
              </w:rPr>
            </w:pPr>
            <w:r>
              <w:rPr>
                <w:sz w:val="20"/>
              </w:rPr>
              <w:t>A.</w:t>
            </w:r>
            <w:r>
              <w:rPr>
                <w:spacing w:val="4"/>
                <w:sz w:val="20"/>
              </w:rPr>
              <w:t xml:space="preserve"> </w:t>
            </w:r>
            <w:r>
              <w:rPr>
                <w:spacing w:val="-2"/>
                <w:sz w:val="20"/>
              </w:rPr>
              <w:t>Gribbon</w:t>
            </w:r>
          </w:p>
        </w:tc>
      </w:tr>
      <w:tr w:rsidR="00EC7641" w14:paraId="00BBAA61" w14:textId="77777777">
        <w:trPr>
          <w:trHeight w:val="247"/>
        </w:trPr>
        <w:tc>
          <w:tcPr>
            <w:tcW w:w="1891" w:type="dxa"/>
          </w:tcPr>
          <w:p w14:paraId="608BAB78" w14:textId="77777777" w:rsidR="00EC7641" w:rsidRDefault="007774D2">
            <w:pPr>
              <w:pStyle w:val="TableParagraph"/>
              <w:rPr>
                <w:sz w:val="20"/>
              </w:rPr>
            </w:pPr>
            <w:r>
              <w:rPr>
                <w:sz w:val="20"/>
              </w:rPr>
              <w:t>M.</w:t>
            </w:r>
            <w:r>
              <w:rPr>
                <w:spacing w:val="5"/>
                <w:sz w:val="20"/>
              </w:rPr>
              <w:t xml:space="preserve"> </w:t>
            </w:r>
            <w:r>
              <w:rPr>
                <w:spacing w:val="-2"/>
                <w:sz w:val="20"/>
              </w:rPr>
              <w:t>Cianchetti</w:t>
            </w:r>
          </w:p>
        </w:tc>
        <w:tc>
          <w:tcPr>
            <w:tcW w:w="2543" w:type="dxa"/>
          </w:tcPr>
          <w:p w14:paraId="693DF4A8" w14:textId="77777777" w:rsidR="00EC7641" w:rsidRDefault="007774D2">
            <w:pPr>
              <w:pStyle w:val="TableParagraph"/>
              <w:ind w:left="631"/>
              <w:rPr>
                <w:sz w:val="20"/>
              </w:rPr>
            </w:pPr>
            <w:r>
              <w:rPr>
                <w:sz w:val="20"/>
              </w:rPr>
              <w:t>K.</w:t>
            </w:r>
            <w:r>
              <w:rPr>
                <w:spacing w:val="7"/>
                <w:sz w:val="20"/>
              </w:rPr>
              <w:t xml:space="preserve"> </w:t>
            </w:r>
            <w:r>
              <w:rPr>
                <w:spacing w:val="-5"/>
                <w:sz w:val="20"/>
              </w:rPr>
              <w:t>Lee</w:t>
            </w:r>
          </w:p>
        </w:tc>
        <w:tc>
          <w:tcPr>
            <w:tcW w:w="2439" w:type="dxa"/>
          </w:tcPr>
          <w:p w14:paraId="08DFB79D" w14:textId="77777777" w:rsidR="00EC7641" w:rsidRDefault="007774D2">
            <w:pPr>
              <w:pStyle w:val="TableParagraph"/>
              <w:ind w:left="558"/>
              <w:rPr>
                <w:sz w:val="20"/>
              </w:rPr>
            </w:pPr>
            <w:r>
              <w:rPr>
                <w:spacing w:val="-10"/>
                <w:sz w:val="20"/>
              </w:rPr>
              <w:t>P.</w:t>
            </w:r>
            <w:r>
              <w:rPr>
                <w:spacing w:val="-2"/>
                <w:sz w:val="20"/>
              </w:rPr>
              <w:t xml:space="preserve"> Thorkelsson</w:t>
            </w:r>
          </w:p>
        </w:tc>
        <w:tc>
          <w:tcPr>
            <w:tcW w:w="1848" w:type="dxa"/>
          </w:tcPr>
          <w:p w14:paraId="0993A8B4" w14:textId="77777777" w:rsidR="00EC7641" w:rsidRDefault="007774D2">
            <w:pPr>
              <w:pStyle w:val="TableParagraph"/>
              <w:spacing w:line="225" w:lineRule="exact"/>
              <w:ind w:left="591"/>
              <w:rPr>
                <w:sz w:val="20"/>
              </w:rPr>
            </w:pPr>
            <w:r>
              <w:rPr>
                <w:spacing w:val="-7"/>
                <w:sz w:val="20"/>
              </w:rPr>
              <w:t>P.</w:t>
            </w:r>
            <w:r>
              <w:rPr>
                <w:spacing w:val="-4"/>
                <w:sz w:val="20"/>
              </w:rPr>
              <w:t xml:space="preserve"> Jago</w:t>
            </w:r>
          </w:p>
        </w:tc>
      </w:tr>
      <w:tr w:rsidR="00EC7641" w14:paraId="010500C6" w14:textId="77777777">
        <w:trPr>
          <w:trHeight w:val="248"/>
        </w:trPr>
        <w:tc>
          <w:tcPr>
            <w:tcW w:w="1891" w:type="dxa"/>
          </w:tcPr>
          <w:p w14:paraId="3A840C6D" w14:textId="77777777" w:rsidR="00EC7641" w:rsidRDefault="007774D2">
            <w:pPr>
              <w:pStyle w:val="TableParagraph"/>
              <w:rPr>
                <w:sz w:val="20"/>
              </w:rPr>
            </w:pPr>
            <w:r>
              <w:rPr>
                <w:sz w:val="20"/>
              </w:rPr>
              <w:t>T.</w:t>
            </w:r>
            <w:r>
              <w:rPr>
                <w:spacing w:val="-9"/>
                <w:sz w:val="20"/>
              </w:rPr>
              <w:t xml:space="preserve"> </w:t>
            </w:r>
            <w:r>
              <w:rPr>
                <w:spacing w:val="-2"/>
                <w:sz w:val="20"/>
              </w:rPr>
              <w:t>Cochren</w:t>
            </w:r>
          </w:p>
        </w:tc>
        <w:tc>
          <w:tcPr>
            <w:tcW w:w="2543" w:type="dxa"/>
          </w:tcPr>
          <w:p w14:paraId="76DD8C7C" w14:textId="77777777" w:rsidR="00EC7641" w:rsidRDefault="007774D2">
            <w:pPr>
              <w:pStyle w:val="TableParagraph"/>
              <w:ind w:left="631"/>
              <w:rPr>
                <w:sz w:val="20"/>
              </w:rPr>
            </w:pPr>
            <w:r>
              <w:rPr>
                <w:sz w:val="20"/>
              </w:rPr>
              <w:t>B.</w:t>
            </w:r>
            <w:r>
              <w:rPr>
                <w:spacing w:val="6"/>
                <w:sz w:val="20"/>
              </w:rPr>
              <w:t xml:space="preserve"> </w:t>
            </w:r>
            <w:r>
              <w:rPr>
                <w:spacing w:val="-4"/>
                <w:sz w:val="20"/>
              </w:rPr>
              <w:t>Lorne</w:t>
            </w:r>
          </w:p>
        </w:tc>
        <w:tc>
          <w:tcPr>
            <w:tcW w:w="2439" w:type="dxa"/>
          </w:tcPr>
          <w:p w14:paraId="2C636304" w14:textId="77777777" w:rsidR="00EC7641" w:rsidRDefault="007774D2">
            <w:pPr>
              <w:pStyle w:val="TableParagraph"/>
              <w:spacing w:line="225" w:lineRule="exact"/>
              <w:ind w:left="558"/>
              <w:rPr>
                <w:sz w:val="20"/>
              </w:rPr>
            </w:pPr>
            <w:r>
              <w:rPr>
                <w:sz w:val="20"/>
              </w:rPr>
              <w:t>M.</w:t>
            </w:r>
            <w:r>
              <w:rPr>
                <w:spacing w:val="6"/>
                <w:sz w:val="20"/>
              </w:rPr>
              <w:t xml:space="preserve"> </w:t>
            </w:r>
            <w:r>
              <w:rPr>
                <w:spacing w:val="-2"/>
                <w:sz w:val="20"/>
              </w:rPr>
              <w:t>Tovey</w:t>
            </w:r>
          </w:p>
        </w:tc>
        <w:tc>
          <w:tcPr>
            <w:tcW w:w="1848" w:type="dxa"/>
          </w:tcPr>
          <w:p w14:paraId="7BDA4E91" w14:textId="77777777" w:rsidR="00EC7641" w:rsidRDefault="007774D2">
            <w:pPr>
              <w:pStyle w:val="TableParagraph"/>
              <w:ind w:left="591"/>
              <w:rPr>
                <w:sz w:val="20"/>
              </w:rPr>
            </w:pPr>
            <w:r>
              <w:rPr>
                <w:sz w:val="20"/>
              </w:rPr>
              <w:t>A.</w:t>
            </w:r>
            <w:r>
              <w:rPr>
                <w:spacing w:val="5"/>
                <w:sz w:val="20"/>
              </w:rPr>
              <w:t xml:space="preserve"> </w:t>
            </w:r>
            <w:r>
              <w:rPr>
                <w:spacing w:val="-2"/>
                <w:sz w:val="20"/>
              </w:rPr>
              <w:t>Laroche</w:t>
            </w:r>
          </w:p>
        </w:tc>
      </w:tr>
      <w:tr w:rsidR="00EC7641" w14:paraId="3B92E9B2" w14:textId="77777777">
        <w:trPr>
          <w:trHeight w:val="250"/>
        </w:trPr>
        <w:tc>
          <w:tcPr>
            <w:tcW w:w="1891" w:type="dxa"/>
          </w:tcPr>
          <w:p w14:paraId="37FB5537" w14:textId="77777777" w:rsidR="00EC7641" w:rsidRDefault="007774D2">
            <w:pPr>
              <w:pStyle w:val="TableParagraph"/>
              <w:spacing w:line="230" w:lineRule="exact"/>
              <w:rPr>
                <w:sz w:val="20"/>
              </w:rPr>
            </w:pPr>
            <w:r>
              <w:rPr>
                <w:sz w:val="20"/>
              </w:rPr>
              <w:t>V.</w:t>
            </w:r>
            <w:r>
              <w:rPr>
                <w:spacing w:val="-9"/>
                <w:sz w:val="20"/>
              </w:rPr>
              <w:t xml:space="preserve"> </w:t>
            </w:r>
            <w:r>
              <w:rPr>
                <w:sz w:val="20"/>
              </w:rPr>
              <w:t>de</w:t>
            </w:r>
            <w:r>
              <w:rPr>
                <w:spacing w:val="-8"/>
                <w:sz w:val="20"/>
              </w:rPr>
              <w:t xml:space="preserve"> </w:t>
            </w:r>
            <w:proofErr w:type="spellStart"/>
            <w:r>
              <w:rPr>
                <w:spacing w:val="-2"/>
                <w:sz w:val="20"/>
              </w:rPr>
              <w:t>Passillé</w:t>
            </w:r>
            <w:proofErr w:type="spellEnd"/>
          </w:p>
        </w:tc>
        <w:tc>
          <w:tcPr>
            <w:tcW w:w="2543" w:type="dxa"/>
          </w:tcPr>
          <w:p w14:paraId="4000FC0B" w14:textId="77777777" w:rsidR="00EC7641" w:rsidRDefault="007774D2">
            <w:pPr>
              <w:pStyle w:val="TableParagraph"/>
              <w:ind w:left="631"/>
              <w:rPr>
                <w:sz w:val="20"/>
              </w:rPr>
            </w:pPr>
            <w:r>
              <w:rPr>
                <w:sz w:val="20"/>
              </w:rPr>
              <w:t>D.</w:t>
            </w:r>
            <w:r>
              <w:rPr>
                <w:spacing w:val="2"/>
                <w:sz w:val="20"/>
              </w:rPr>
              <w:t xml:space="preserve"> </w:t>
            </w:r>
            <w:r>
              <w:rPr>
                <w:spacing w:val="-2"/>
                <w:sz w:val="20"/>
              </w:rPr>
              <w:t>MacKinnon</w:t>
            </w:r>
          </w:p>
        </w:tc>
        <w:tc>
          <w:tcPr>
            <w:tcW w:w="2439" w:type="dxa"/>
          </w:tcPr>
          <w:p w14:paraId="00D207DE" w14:textId="77777777" w:rsidR="00EC7641" w:rsidRDefault="007774D2">
            <w:pPr>
              <w:pStyle w:val="TableParagraph"/>
              <w:spacing w:line="225" w:lineRule="exact"/>
              <w:ind w:left="558"/>
              <w:rPr>
                <w:sz w:val="20"/>
              </w:rPr>
            </w:pPr>
            <w:r>
              <w:rPr>
                <w:sz w:val="20"/>
              </w:rPr>
              <w:t>C.</w:t>
            </w:r>
            <w:r>
              <w:rPr>
                <w:spacing w:val="8"/>
                <w:sz w:val="20"/>
              </w:rPr>
              <w:t xml:space="preserve"> </w:t>
            </w:r>
            <w:r>
              <w:rPr>
                <w:spacing w:val="-5"/>
                <w:sz w:val="20"/>
              </w:rPr>
              <w:t>Tye</w:t>
            </w:r>
          </w:p>
        </w:tc>
        <w:tc>
          <w:tcPr>
            <w:tcW w:w="1848" w:type="dxa"/>
          </w:tcPr>
          <w:p w14:paraId="14848945" w14:textId="77777777" w:rsidR="00EC7641" w:rsidRDefault="007774D2">
            <w:pPr>
              <w:pStyle w:val="TableParagraph"/>
              <w:spacing w:line="230" w:lineRule="exact"/>
              <w:ind w:left="591"/>
              <w:rPr>
                <w:sz w:val="20"/>
              </w:rPr>
            </w:pPr>
            <w:r>
              <w:rPr>
                <w:sz w:val="20"/>
              </w:rPr>
              <w:t>F.</w:t>
            </w:r>
            <w:r>
              <w:rPr>
                <w:spacing w:val="-9"/>
                <w:sz w:val="20"/>
              </w:rPr>
              <w:t xml:space="preserve"> </w:t>
            </w:r>
            <w:r>
              <w:rPr>
                <w:spacing w:val="-2"/>
                <w:sz w:val="20"/>
              </w:rPr>
              <w:t>Lohmann</w:t>
            </w:r>
          </w:p>
        </w:tc>
      </w:tr>
      <w:tr w:rsidR="00EC7641" w14:paraId="1EAAAE48" w14:textId="77777777">
        <w:trPr>
          <w:trHeight w:val="252"/>
        </w:trPr>
        <w:tc>
          <w:tcPr>
            <w:tcW w:w="1891" w:type="dxa"/>
          </w:tcPr>
          <w:p w14:paraId="0E1C178A" w14:textId="77777777" w:rsidR="00EC7641" w:rsidRDefault="007774D2">
            <w:pPr>
              <w:pStyle w:val="TableParagraph"/>
              <w:rPr>
                <w:sz w:val="20"/>
              </w:rPr>
            </w:pPr>
            <w:r>
              <w:rPr>
                <w:sz w:val="20"/>
              </w:rPr>
              <w:t>R.</w:t>
            </w:r>
            <w:r>
              <w:rPr>
                <w:spacing w:val="6"/>
                <w:sz w:val="20"/>
              </w:rPr>
              <w:t xml:space="preserve"> </w:t>
            </w:r>
            <w:r>
              <w:rPr>
                <w:spacing w:val="-2"/>
                <w:sz w:val="20"/>
              </w:rPr>
              <w:t>Dulmage</w:t>
            </w:r>
          </w:p>
        </w:tc>
        <w:tc>
          <w:tcPr>
            <w:tcW w:w="2543" w:type="dxa"/>
          </w:tcPr>
          <w:p w14:paraId="66BFB809" w14:textId="77777777" w:rsidR="00EC7641" w:rsidRDefault="007774D2">
            <w:pPr>
              <w:pStyle w:val="TableParagraph"/>
              <w:spacing w:line="227" w:lineRule="exact"/>
              <w:ind w:left="631"/>
              <w:rPr>
                <w:sz w:val="20"/>
              </w:rPr>
            </w:pPr>
            <w:r>
              <w:rPr>
                <w:sz w:val="20"/>
              </w:rPr>
              <w:t>M.</w:t>
            </w:r>
            <w:r>
              <w:rPr>
                <w:spacing w:val="2"/>
                <w:sz w:val="20"/>
              </w:rPr>
              <w:t xml:space="preserve"> </w:t>
            </w:r>
            <w:r>
              <w:rPr>
                <w:spacing w:val="-2"/>
                <w:sz w:val="20"/>
              </w:rPr>
              <w:t>McSweeney</w:t>
            </w:r>
          </w:p>
        </w:tc>
        <w:tc>
          <w:tcPr>
            <w:tcW w:w="2439" w:type="dxa"/>
          </w:tcPr>
          <w:p w14:paraId="6404263B" w14:textId="77777777" w:rsidR="00EC7641" w:rsidRDefault="007774D2">
            <w:pPr>
              <w:pStyle w:val="TableParagraph"/>
              <w:spacing w:line="232" w:lineRule="exact"/>
              <w:ind w:left="558"/>
              <w:rPr>
                <w:sz w:val="20"/>
              </w:rPr>
            </w:pPr>
            <w:r>
              <w:rPr>
                <w:sz w:val="20"/>
              </w:rPr>
              <w:t>E.</w:t>
            </w:r>
            <w:r>
              <w:rPr>
                <w:spacing w:val="6"/>
                <w:sz w:val="20"/>
              </w:rPr>
              <w:t xml:space="preserve"> </w:t>
            </w:r>
            <w:r>
              <w:rPr>
                <w:spacing w:val="-2"/>
                <w:sz w:val="20"/>
              </w:rPr>
              <w:t>Whalen</w:t>
            </w:r>
          </w:p>
        </w:tc>
        <w:tc>
          <w:tcPr>
            <w:tcW w:w="1848" w:type="dxa"/>
          </w:tcPr>
          <w:p w14:paraId="0E3B9408" w14:textId="77777777" w:rsidR="00EC7641" w:rsidRDefault="007774D2">
            <w:pPr>
              <w:pStyle w:val="TableParagraph"/>
              <w:ind w:left="591"/>
              <w:rPr>
                <w:sz w:val="20"/>
              </w:rPr>
            </w:pPr>
            <w:r>
              <w:rPr>
                <w:spacing w:val="-9"/>
                <w:sz w:val="20"/>
              </w:rPr>
              <w:t>P.</w:t>
            </w:r>
            <w:r>
              <w:rPr>
                <w:spacing w:val="-2"/>
                <w:sz w:val="20"/>
              </w:rPr>
              <w:t xml:space="preserve"> </w:t>
            </w:r>
            <w:proofErr w:type="spellStart"/>
            <w:r>
              <w:rPr>
                <w:spacing w:val="-2"/>
                <w:sz w:val="20"/>
              </w:rPr>
              <w:t>Rizcallah</w:t>
            </w:r>
            <w:proofErr w:type="spellEnd"/>
          </w:p>
        </w:tc>
      </w:tr>
      <w:tr w:rsidR="00EC7641" w14:paraId="7BDD40F0" w14:textId="77777777">
        <w:trPr>
          <w:trHeight w:val="251"/>
        </w:trPr>
        <w:tc>
          <w:tcPr>
            <w:tcW w:w="1891" w:type="dxa"/>
          </w:tcPr>
          <w:p w14:paraId="14ECBC8D" w14:textId="77777777" w:rsidR="00EC7641" w:rsidRDefault="007774D2">
            <w:pPr>
              <w:pStyle w:val="TableParagraph"/>
              <w:rPr>
                <w:sz w:val="20"/>
              </w:rPr>
            </w:pPr>
            <w:r>
              <w:rPr>
                <w:sz w:val="20"/>
              </w:rPr>
              <w:t>C.</w:t>
            </w:r>
            <w:r>
              <w:rPr>
                <w:spacing w:val="5"/>
                <w:sz w:val="20"/>
              </w:rPr>
              <w:t xml:space="preserve"> </w:t>
            </w:r>
            <w:r>
              <w:rPr>
                <w:spacing w:val="-2"/>
                <w:sz w:val="20"/>
              </w:rPr>
              <w:t>Fillingham</w:t>
            </w:r>
          </w:p>
        </w:tc>
        <w:tc>
          <w:tcPr>
            <w:tcW w:w="2543" w:type="dxa"/>
          </w:tcPr>
          <w:p w14:paraId="590A3022" w14:textId="77777777" w:rsidR="00EC7641" w:rsidRDefault="007774D2">
            <w:pPr>
              <w:pStyle w:val="TableParagraph"/>
              <w:spacing w:line="231" w:lineRule="exact"/>
              <w:ind w:left="631"/>
              <w:rPr>
                <w:sz w:val="20"/>
              </w:rPr>
            </w:pPr>
            <w:r>
              <w:rPr>
                <w:sz w:val="20"/>
              </w:rPr>
              <w:t>G.</w:t>
            </w:r>
            <w:r>
              <w:rPr>
                <w:spacing w:val="4"/>
                <w:sz w:val="20"/>
              </w:rPr>
              <w:t xml:space="preserve"> </w:t>
            </w:r>
            <w:r>
              <w:rPr>
                <w:spacing w:val="-2"/>
                <w:sz w:val="20"/>
              </w:rPr>
              <w:t>Morinville</w:t>
            </w:r>
          </w:p>
        </w:tc>
        <w:tc>
          <w:tcPr>
            <w:tcW w:w="2439" w:type="dxa"/>
          </w:tcPr>
          <w:p w14:paraId="76E56A0E" w14:textId="77777777" w:rsidR="00EC7641" w:rsidRDefault="007774D2">
            <w:pPr>
              <w:pStyle w:val="TableParagraph"/>
              <w:spacing w:line="231" w:lineRule="exact"/>
              <w:ind w:left="558"/>
              <w:rPr>
                <w:sz w:val="20"/>
              </w:rPr>
            </w:pPr>
            <w:r>
              <w:rPr>
                <w:sz w:val="20"/>
              </w:rPr>
              <w:t>G.</w:t>
            </w:r>
            <w:r>
              <w:rPr>
                <w:spacing w:val="5"/>
                <w:sz w:val="20"/>
              </w:rPr>
              <w:t xml:space="preserve"> </w:t>
            </w:r>
            <w:r>
              <w:rPr>
                <w:spacing w:val="-2"/>
                <w:sz w:val="20"/>
              </w:rPr>
              <w:t>Yoshida</w:t>
            </w:r>
          </w:p>
        </w:tc>
        <w:tc>
          <w:tcPr>
            <w:tcW w:w="1848" w:type="dxa"/>
          </w:tcPr>
          <w:p w14:paraId="5A2295E4" w14:textId="77777777" w:rsidR="00EC7641" w:rsidRDefault="007774D2">
            <w:pPr>
              <w:pStyle w:val="TableParagraph"/>
              <w:ind w:left="591"/>
              <w:rPr>
                <w:sz w:val="20"/>
              </w:rPr>
            </w:pPr>
            <w:r>
              <w:rPr>
                <w:sz w:val="20"/>
              </w:rPr>
              <w:t>R.</w:t>
            </w:r>
            <w:r>
              <w:rPr>
                <w:spacing w:val="4"/>
                <w:sz w:val="20"/>
              </w:rPr>
              <w:t xml:space="preserve"> </w:t>
            </w:r>
            <w:r>
              <w:rPr>
                <w:spacing w:val="-2"/>
                <w:sz w:val="20"/>
              </w:rPr>
              <w:t>Tremblay</w:t>
            </w:r>
          </w:p>
        </w:tc>
      </w:tr>
      <w:tr w:rsidR="00EC7641" w14:paraId="4BEB46A0" w14:textId="77777777">
        <w:trPr>
          <w:trHeight w:val="472"/>
        </w:trPr>
        <w:tc>
          <w:tcPr>
            <w:tcW w:w="1891" w:type="dxa"/>
          </w:tcPr>
          <w:p w14:paraId="721133B7" w14:textId="77777777" w:rsidR="00EC7641" w:rsidRDefault="007774D2">
            <w:pPr>
              <w:pStyle w:val="TableParagraph"/>
              <w:spacing w:line="215" w:lineRule="exact"/>
              <w:rPr>
                <w:sz w:val="20"/>
              </w:rPr>
            </w:pPr>
            <w:r>
              <w:rPr>
                <w:sz w:val="20"/>
              </w:rPr>
              <w:t>S.</w:t>
            </w:r>
            <w:r>
              <w:rPr>
                <w:spacing w:val="6"/>
                <w:sz w:val="20"/>
              </w:rPr>
              <w:t xml:space="preserve"> </w:t>
            </w:r>
            <w:r>
              <w:rPr>
                <w:spacing w:val="-2"/>
                <w:sz w:val="20"/>
              </w:rPr>
              <w:t>Garcia</w:t>
            </w:r>
          </w:p>
          <w:p w14:paraId="18F9EF7D" w14:textId="77777777" w:rsidR="00EC7641" w:rsidRDefault="007774D2">
            <w:pPr>
              <w:pStyle w:val="TableParagraph"/>
              <w:spacing w:line="238" w:lineRule="exact"/>
              <w:rPr>
                <w:sz w:val="20"/>
              </w:rPr>
            </w:pPr>
            <w:r>
              <w:rPr>
                <w:sz w:val="20"/>
              </w:rPr>
              <w:t>K.</w:t>
            </w:r>
            <w:r>
              <w:rPr>
                <w:spacing w:val="7"/>
                <w:sz w:val="20"/>
              </w:rPr>
              <w:t xml:space="preserve"> </w:t>
            </w:r>
            <w:proofErr w:type="spellStart"/>
            <w:r>
              <w:rPr>
                <w:spacing w:val="-2"/>
                <w:sz w:val="20"/>
              </w:rPr>
              <w:t>Gloge</w:t>
            </w:r>
            <w:proofErr w:type="spellEnd"/>
          </w:p>
        </w:tc>
        <w:tc>
          <w:tcPr>
            <w:tcW w:w="2543" w:type="dxa"/>
          </w:tcPr>
          <w:p w14:paraId="47655990" w14:textId="77777777" w:rsidR="00EC7641" w:rsidRDefault="007774D2">
            <w:pPr>
              <w:pStyle w:val="TableParagraph"/>
              <w:spacing w:line="217" w:lineRule="exact"/>
              <w:ind w:left="629"/>
              <w:rPr>
                <w:sz w:val="20"/>
              </w:rPr>
            </w:pPr>
            <w:r>
              <w:rPr>
                <w:sz w:val="20"/>
              </w:rPr>
              <w:t>S.</w:t>
            </w:r>
            <w:r>
              <w:rPr>
                <w:spacing w:val="7"/>
                <w:sz w:val="20"/>
              </w:rPr>
              <w:t xml:space="preserve"> </w:t>
            </w:r>
            <w:r>
              <w:rPr>
                <w:spacing w:val="-2"/>
                <w:sz w:val="20"/>
              </w:rPr>
              <w:t>Ottens</w:t>
            </w:r>
          </w:p>
          <w:p w14:paraId="1629CA46" w14:textId="77777777" w:rsidR="00EC7641" w:rsidRDefault="007774D2">
            <w:pPr>
              <w:pStyle w:val="TableParagraph"/>
              <w:spacing w:line="235" w:lineRule="exact"/>
              <w:ind w:left="631"/>
              <w:rPr>
                <w:sz w:val="20"/>
              </w:rPr>
            </w:pPr>
            <w:r>
              <w:rPr>
                <w:sz w:val="20"/>
              </w:rPr>
              <w:t>R.</w:t>
            </w:r>
            <w:r>
              <w:rPr>
                <w:spacing w:val="5"/>
                <w:sz w:val="20"/>
              </w:rPr>
              <w:t xml:space="preserve"> </w:t>
            </w:r>
            <w:r>
              <w:rPr>
                <w:spacing w:val="-2"/>
                <w:sz w:val="20"/>
              </w:rPr>
              <w:t>Richard</w:t>
            </w:r>
          </w:p>
        </w:tc>
        <w:tc>
          <w:tcPr>
            <w:tcW w:w="2439" w:type="dxa"/>
          </w:tcPr>
          <w:p w14:paraId="5C41948D" w14:textId="77777777" w:rsidR="00EC7641" w:rsidRDefault="00EC7641">
            <w:pPr>
              <w:pStyle w:val="TableParagraph"/>
              <w:spacing w:line="240" w:lineRule="auto"/>
              <w:ind w:left="0"/>
              <w:rPr>
                <w:rFonts w:ascii="Times New Roman"/>
                <w:sz w:val="20"/>
              </w:rPr>
            </w:pPr>
          </w:p>
        </w:tc>
        <w:tc>
          <w:tcPr>
            <w:tcW w:w="1848" w:type="dxa"/>
          </w:tcPr>
          <w:p w14:paraId="5AECDD1B" w14:textId="77777777" w:rsidR="00EC7641" w:rsidRDefault="00EC7641">
            <w:pPr>
              <w:pStyle w:val="TableParagraph"/>
              <w:spacing w:line="240" w:lineRule="auto"/>
              <w:ind w:left="0"/>
              <w:rPr>
                <w:rFonts w:ascii="Times New Roman"/>
                <w:sz w:val="20"/>
              </w:rPr>
            </w:pPr>
          </w:p>
        </w:tc>
      </w:tr>
    </w:tbl>
    <w:p w14:paraId="1C013E98" w14:textId="77777777" w:rsidR="00EC7641" w:rsidRDefault="00EC7641">
      <w:pPr>
        <w:pStyle w:val="BodyText"/>
      </w:pPr>
    </w:p>
    <w:p w14:paraId="76CB1838" w14:textId="77777777" w:rsidR="00EC7641" w:rsidRDefault="00EC7641">
      <w:pPr>
        <w:pStyle w:val="BodyText"/>
        <w:spacing w:before="6"/>
        <w:rPr>
          <w:sz w:val="27"/>
        </w:rPr>
      </w:pPr>
    </w:p>
    <w:p w14:paraId="686D15BA" w14:textId="77777777" w:rsidR="00EC7641" w:rsidRDefault="00EC7641">
      <w:pPr>
        <w:rPr>
          <w:sz w:val="27"/>
        </w:rPr>
        <w:sectPr w:rsidR="00EC7641">
          <w:type w:val="continuous"/>
          <w:pgSz w:w="12240" w:h="15840"/>
          <w:pgMar w:top="1320" w:right="1080" w:bottom="420" w:left="840" w:header="374" w:footer="239" w:gutter="0"/>
          <w:cols w:space="720"/>
        </w:sectPr>
      </w:pPr>
    </w:p>
    <w:p w14:paraId="3BE7644D" w14:textId="77777777" w:rsidR="00EC7641" w:rsidRDefault="007774D2">
      <w:pPr>
        <w:pStyle w:val="Heading2"/>
        <w:spacing w:before="133" w:line="206" w:lineRule="auto"/>
        <w:ind w:left="2508" w:hanging="1892"/>
      </w:pPr>
      <w:r>
        <w:t>Standing</w:t>
      </w:r>
      <w:r>
        <w:rPr>
          <w:spacing w:val="-11"/>
        </w:rPr>
        <w:t xml:space="preserve"> </w:t>
      </w:r>
      <w:r>
        <w:t>Committee</w:t>
      </w:r>
      <w:r>
        <w:rPr>
          <w:spacing w:val="-12"/>
        </w:rPr>
        <w:t xml:space="preserve"> </w:t>
      </w:r>
      <w:r>
        <w:t>on</w:t>
      </w:r>
      <w:r>
        <w:rPr>
          <w:spacing w:val="-12"/>
        </w:rPr>
        <w:t xml:space="preserve"> </w:t>
      </w:r>
      <w:r>
        <w:t xml:space="preserve">Earthquake </w:t>
      </w:r>
      <w:r>
        <w:rPr>
          <w:spacing w:val="-2"/>
        </w:rPr>
        <w:t>Design</w:t>
      </w:r>
    </w:p>
    <w:p w14:paraId="36FFAEBF" w14:textId="77777777" w:rsidR="00EC7641" w:rsidRDefault="007774D2">
      <w:pPr>
        <w:tabs>
          <w:tab w:val="left" w:pos="3269"/>
        </w:tabs>
        <w:spacing w:before="164" w:line="267" w:lineRule="exact"/>
        <w:ind w:left="674"/>
        <w:rPr>
          <w:sz w:val="20"/>
        </w:rPr>
      </w:pPr>
      <w:r>
        <w:rPr>
          <w:sz w:val="20"/>
        </w:rPr>
        <w:t>J.</w:t>
      </w:r>
      <w:r>
        <w:rPr>
          <w:spacing w:val="-5"/>
          <w:sz w:val="20"/>
        </w:rPr>
        <w:t xml:space="preserve"> </w:t>
      </w:r>
      <w:proofErr w:type="spellStart"/>
      <w:r>
        <w:rPr>
          <w:sz w:val="20"/>
        </w:rPr>
        <w:t>Sherstobitoff</w:t>
      </w:r>
      <w:proofErr w:type="spellEnd"/>
      <w:r>
        <w:rPr>
          <w:spacing w:val="-4"/>
          <w:sz w:val="20"/>
        </w:rPr>
        <w:t xml:space="preserve"> </w:t>
      </w:r>
      <w:r>
        <w:rPr>
          <w:i/>
          <w:spacing w:val="-2"/>
          <w:sz w:val="20"/>
        </w:rPr>
        <w:t>(Chair)</w:t>
      </w:r>
      <w:r>
        <w:rPr>
          <w:i/>
          <w:sz w:val="20"/>
        </w:rPr>
        <w:tab/>
      </w:r>
      <w:r>
        <w:rPr>
          <w:position w:val="1"/>
          <w:sz w:val="20"/>
        </w:rPr>
        <w:t>J.</w:t>
      </w:r>
      <w:r>
        <w:rPr>
          <w:spacing w:val="2"/>
          <w:position w:val="1"/>
          <w:sz w:val="20"/>
        </w:rPr>
        <w:t xml:space="preserve"> </w:t>
      </w:r>
      <w:r>
        <w:rPr>
          <w:spacing w:val="-2"/>
          <w:position w:val="1"/>
          <w:sz w:val="20"/>
        </w:rPr>
        <w:t>Montgomery</w:t>
      </w:r>
    </w:p>
    <w:p w14:paraId="09DFA7E3" w14:textId="77777777" w:rsidR="00EC7641" w:rsidRDefault="007774D2">
      <w:pPr>
        <w:pStyle w:val="BodyText"/>
        <w:tabs>
          <w:tab w:val="left" w:pos="3269"/>
        </w:tabs>
        <w:spacing w:line="244" w:lineRule="exact"/>
        <w:ind w:left="674"/>
      </w:pPr>
      <w:r>
        <w:rPr>
          <w:spacing w:val="-7"/>
        </w:rPr>
        <w:t>P.</w:t>
      </w:r>
      <w:r>
        <w:rPr>
          <w:spacing w:val="-5"/>
        </w:rPr>
        <w:t xml:space="preserve"> </w:t>
      </w:r>
      <w:proofErr w:type="spellStart"/>
      <w:r>
        <w:rPr>
          <w:spacing w:val="-2"/>
        </w:rPr>
        <w:t>Adebar</w:t>
      </w:r>
      <w:proofErr w:type="spellEnd"/>
      <w:r>
        <w:tab/>
        <w:t>B.</w:t>
      </w:r>
      <w:r>
        <w:rPr>
          <w:spacing w:val="6"/>
        </w:rPr>
        <w:t xml:space="preserve"> </w:t>
      </w:r>
      <w:r>
        <w:rPr>
          <w:spacing w:val="-2"/>
        </w:rPr>
        <w:t>Neville</w:t>
      </w:r>
    </w:p>
    <w:p w14:paraId="6438626A" w14:textId="77777777" w:rsidR="00EC7641" w:rsidRDefault="007774D2">
      <w:pPr>
        <w:pStyle w:val="BodyText"/>
        <w:tabs>
          <w:tab w:val="left" w:pos="3269"/>
        </w:tabs>
        <w:spacing w:line="244" w:lineRule="exact"/>
        <w:ind w:left="674"/>
      </w:pPr>
      <w:r>
        <w:t>T.</w:t>
      </w:r>
      <w:r>
        <w:rPr>
          <w:spacing w:val="-8"/>
        </w:rPr>
        <w:t xml:space="preserve"> </w:t>
      </w:r>
      <w:r>
        <w:rPr>
          <w:spacing w:val="-2"/>
        </w:rPr>
        <w:t>Allen</w:t>
      </w:r>
      <w:r>
        <w:tab/>
        <w:t>T.</w:t>
      </w:r>
      <w:r>
        <w:rPr>
          <w:spacing w:val="-8"/>
        </w:rPr>
        <w:t xml:space="preserve"> </w:t>
      </w:r>
      <w:r>
        <w:rPr>
          <w:spacing w:val="-4"/>
        </w:rPr>
        <w:t>Onur</w:t>
      </w:r>
    </w:p>
    <w:p w14:paraId="62246A20" w14:textId="77777777" w:rsidR="00EC7641" w:rsidRDefault="007774D2">
      <w:pPr>
        <w:pStyle w:val="BodyText"/>
        <w:tabs>
          <w:tab w:val="left" w:pos="3269"/>
        </w:tabs>
        <w:spacing w:line="245" w:lineRule="exact"/>
        <w:ind w:left="674"/>
      </w:pPr>
      <w:r>
        <w:t>D.</w:t>
      </w:r>
      <w:r>
        <w:rPr>
          <w:spacing w:val="5"/>
        </w:rPr>
        <w:t xml:space="preserve"> </w:t>
      </w:r>
      <w:r>
        <w:rPr>
          <w:spacing w:val="-2"/>
        </w:rPr>
        <w:t>Carson</w:t>
      </w:r>
      <w:r>
        <w:tab/>
        <w:t>C.</w:t>
      </w:r>
      <w:r>
        <w:rPr>
          <w:spacing w:val="6"/>
        </w:rPr>
        <w:t xml:space="preserve"> </w:t>
      </w:r>
      <w:r>
        <w:rPr>
          <w:spacing w:val="-2"/>
        </w:rPr>
        <w:t>Sewell</w:t>
      </w:r>
    </w:p>
    <w:p w14:paraId="2A0843DD" w14:textId="77777777" w:rsidR="00EC7641" w:rsidRDefault="007774D2">
      <w:pPr>
        <w:pStyle w:val="BodyText"/>
        <w:tabs>
          <w:tab w:val="left" w:pos="3269"/>
        </w:tabs>
        <w:spacing w:line="247" w:lineRule="exact"/>
        <w:ind w:left="674"/>
      </w:pPr>
      <w:r>
        <w:t>H.</w:t>
      </w:r>
      <w:r>
        <w:rPr>
          <w:spacing w:val="5"/>
        </w:rPr>
        <w:t xml:space="preserve"> </w:t>
      </w:r>
      <w:proofErr w:type="spellStart"/>
      <w:r>
        <w:rPr>
          <w:spacing w:val="-2"/>
        </w:rPr>
        <w:t>Dutrisac</w:t>
      </w:r>
      <w:proofErr w:type="spellEnd"/>
      <w:r>
        <w:tab/>
        <w:t>R.</w:t>
      </w:r>
      <w:r>
        <w:rPr>
          <w:spacing w:val="4"/>
        </w:rPr>
        <w:t xml:space="preserve"> </w:t>
      </w:r>
      <w:r>
        <w:rPr>
          <w:spacing w:val="-2"/>
        </w:rPr>
        <w:t>Tremblay</w:t>
      </w:r>
    </w:p>
    <w:p w14:paraId="1A2040E4" w14:textId="77777777" w:rsidR="00EC7641" w:rsidRDefault="007774D2">
      <w:pPr>
        <w:pStyle w:val="BodyText"/>
        <w:tabs>
          <w:tab w:val="left" w:pos="3269"/>
        </w:tabs>
        <w:spacing w:line="246" w:lineRule="exact"/>
        <w:ind w:left="674"/>
      </w:pPr>
      <w:r>
        <w:t>L.</w:t>
      </w:r>
      <w:r>
        <w:rPr>
          <w:spacing w:val="7"/>
        </w:rPr>
        <w:t xml:space="preserve"> </w:t>
      </w:r>
      <w:r>
        <w:rPr>
          <w:spacing w:val="-4"/>
        </w:rPr>
        <w:t>Finn</w:t>
      </w:r>
      <w:r>
        <w:tab/>
        <w:t>C.</w:t>
      </w:r>
      <w:r>
        <w:rPr>
          <w:spacing w:val="6"/>
        </w:rPr>
        <w:t xml:space="preserve"> </w:t>
      </w:r>
      <w:r>
        <w:rPr>
          <w:spacing w:val="-2"/>
        </w:rPr>
        <w:t>Ventura</w:t>
      </w:r>
    </w:p>
    <w:p w14:paraId="626628DE" w14:textId="77777777" w:rsidR="00EC7641" w:rsidRDefault="007774D2">
      <w:pPr>
        <w:pStyle w:val="BodyText"/>
        <w:tabs>
          <w:tab w:val="left" w:pos="3269"/>
        </w:tabs>
        <w:spacing w:line="243" w:lineRule="exact"/>
        <w:ind w:left="674"/>
      </w:pPr>
      <w:r>
        <w:t>J.</w:t>
      </w:r>
      <w:r>
        <w:rPr>
          <w:spacing w:val="6"/>
        </w:rPr>
        <w:t xml:space="preserve"> </w:t>
      </w:r>
      <w:r>
        <w:rPr>
          <w:spacing w:val="-2"/>
        </w:rPr>
        <w:t>Humar</w:t>
      </w:r>
      <w:r>
        <w:tab/>
        <w:t>J.</w:t>
      </w:r>
      <w:r>
        <w:rPr>
          <w:spacing w:val="6"/>
        </w:rPr>
        <w:t xml:space="preserve"> </w:t>
      </w:r>
      <w:r>
        <w:rPr>
          <w:spacing w:val="-4"/>
        </w:rPr>
        <w:t>Wang</w:t>
      </w:r>
    </w:p>
    <w:p w14:paraId="043AB5C7" w14:textId="77777777" w:rsidR="00EC7641" w:rsidRDefault="007774D2">
      <w:pPr>
        <w:pStyle w:val="BodyText"/>
        <w:tabs>
          <w:tab w:val="left" w:pos="3269"/>
        </w:tabs>
        <w:spacing w:line="266" w:lineRule="exact"/>
        <w:ind w:left="674"/>
      </w:pPr>
      <w:r>
        <w:t>J.</w:t>
      </w:r>
      <w:r>
        <w:rPr>
          <w:spacing w:val="5"/>
        </w:rPr>
        <w:t xml:space="preserve"> </w:t>
      </w:r>
      <w:r>
        <w:rPr>
          <w:spacing w:val="-2"/>
        </w:rPr>
        <w:t>Hutchinson</w:t>
      </w:r>
      <w:r>
        <w:tab/>
      </w:r>
      <w:r>
        <w:rPr>
          <w:position w:val="1"/>
        </w:rPr>
        <w:t>A.</w:t>
      </w:r>
      <w:r>
        <w:rPr>
          <w:spacing w:val="5"/>
          <w:position w:val="1"/>
        </w:rPr>
        <w:t xml:space="preserve"> </w:t>
      </w:r>
      <w:r>
        <w:rPr>
          <w:spacing w:val="-4"/>
          <w:position w:val="1"/>
        </w:rPr>
        <w:t>Wong</w:t>
      </w:r>
    </w:p>
    <w:p w14:paraId="5B5C40B3" w14:textId="77777777" w:rsidR="00EC7641" w:rsidRDefault="007774D2">
      <w:pPr>
        <w:pStyle w:val="Heading2"/>
        <w:spacing w:before="133" w:line="206" w:lineRule="auto"/>
        <w:ind w:left="1162" w:hanging="484"/>
        <w:rPr>
          <w:sz w:val="15"/>
        </w:rPr>
      </w:pPr>
      <w:r>
        <w:rPr>
          <w:b w:val="0"/>
        </w:rPr>
        <w:br w:type="column"/>
      </w:r>
      <w:r>
        <w:t>Standing Committee on Energy Efficiency in Buildings</w:t>
      </w:r>
      <w:r>
        <w:rPr>
          <w:position w:val="6"/>
          <w:sz w:val="15"/>
        </w:rPr>
        <w:t>(2)</w:t>
      </w:r>
    </w:p>
    <w:p w14:paraId="7D2AEFB6" w14:textId="77777777" w:rsidR="00EC7641" w:rsidRDefault="007774D2">
      <w:pPr>
        <w:tabs>
          <w:tab w:val="left" w:pos="2822"/>
        </w:tabs>
        <w:spacing w:before="168" w:line="271" w:lineRule="exact"/>
        <w:ind w:left="463"/>
        <w:rPr>
          <w:sz w:val="20"/>
        </w:rPr>
      </w:pPr>
      <w:r>
        <w:rPr>
          <w:sz w:val="20"/>
        </w:rPr>
        <w:t>A. Pride</w:t>
      </w:r>
      <w:r>
        <w:rPr>
          <w:spacing w:val="2"/>
          <w:sz w:val="20"/>
        </w:rPr>
        <w:t xml:space="preserve"> </w:t>
      </w:r>
      <w:r>
        <w:rPr>
          <w:i/>
          <w:spacing w:val="-2"/>
          <w:sz w:val="20"/>
        </w:rPr>
        <w:t>(Chair)</w:t>
      </w:r>
      <w:r>
        <w:rPr>
          <w:i/>
          <w:sz w:val="20"/>
        </w:rPr>
        <w:tab/>
      </w:r>
      <w:r>
        <w:rPr>
          <w:position w:val="1"/>
          <w:sz w:val="20"/>
        </w:rPr>
        <w:t>A.</w:t>
      </w:r>
      <w:r>
        <w:rPr>
          <w:spacing w:val="-6"/>
          <w:position w:val="1"/>
          <w:sz w:val="20"/>
        </w:rPr>
        <w:t xml:space="preserve"> </w:t>
      </w:r>
      <w:r>
        <w:rPr>
          <w:position w:val="1"/>
          <w:sz w:val="20"/>
        </w:rPr>
        <w:t>Pape-</w:t>
      </w:r>
      <w:r>
        <w:rPr>
          <w:spacing w:val="-2"/>
          <w:position w:val="1"/>
          <w:sz w:val="20"/>
        </w:rPr>
        <w:t>Salmon</w:t>
      </w:r>
    </w:p>
    <w:p w14:paraId="733B0D67" w14:textId="77777777" w:rsidR="00EC7641" w:rsidRDefault="007774D2">
      <w:pPr>
        <w:pStyle w:val="BodyText"/>
        <w:tabs>
          <w:tab w:val="left" w:pos="2822"/>
        </w:tabs>
        <w:spacing w:line="246" w:lineRule="exact"/>
        <w:ind w:left="463"/>
      </w:pPr>
      <w:r>
        <w:t>D.</w:t>
      </w:r>
      <w:r>
        <w:rPr>
          <w:spacing w:val="5"/>
        </w:rPr>
        <w:t xml:space="preserve"> </w:t>
      </w:r>
      <w:r>
        <w:rPr>
          <w:spacing w:val="-2"/>
        </w:rPr>
        <w:t>Bailey</w:t>
      </w:r>
      <w:r>
        <w:tab/>
        <w:t>J.</w:t>
      </w:r>
      <w:r>
        <w:rPr>
          <w:spacing w:val="6"/>
        </w:rPr>
        <w:t xml:space="preserve"> </w:t>
      </w:r>
      <w:proofErr w:type="spellStart"/>
      <w:r>
        <w:rPr>
          <w:spacing w:val="-2"/>
        </w:rPr>
        <w:t>Pockar</w:t>
      </w:r>
      <w:proofErr w:type="spellEnd"/>
    </w:p>
    <w:p w14:paraId="3B7E2506" w14:textId="77777777" w:rsidR="00EC7641" w:rsidRDefault="007774D2">
      <w:pPr>
        <w:pStyle w:val="ListParagraph"/>
        <w:numPr>
          <w:ilvl w:val="0"/>
          <w:numId w:val="1"/>
        </w:numPr>
        <w:tabs>
          <w:tab w:val="left" w:pos="726"/>
          <w:tab w:val="left" w:pos="2822"/>
        </w:tabs>
        <w:spacing w:line="252" w:lineRule="exact"/>
        <w:ind w:hanging="263"/>
        <w:jc w:val="left"/>
        <w:rPr>
          <w:sz w:val="20"/>
        </w:rPr>
      </w:pPr>
      <w:r>
        <w:rPr>
          <w:spacing w:val="-2"/>
          <w:sz w:val="20"/>
        </w:rPr>
        <w:t>Bartel</w:t>
      </w:r>
      <w:r>
        <w:rPr>
          <w:sz w:val="20"/>
        </w:rPr>
        <w:tab/>
      </w:r>
      <w:r>
        <w:rPr>
          <w:position w:val="1"/>
          <w:sz w:val="20"/>
        </w:rPr>
        <w:t>M.</w:t>
      </w:r>
      <w:r>
        <w:rPr>
          <w:spacing w:val="7"/>
          <w:position w:val="1"/>
          <w:sz w:val="20"/>
        </w:rPr>
        <w:t xml:space="preserve"> </w:t>
      </w:r>
      <w:r>
        <w:rPr>
          <w:spacing w:val="-5"/>
          <w:position w:val="1"/>
          <w:sz w:val="20"/>
        </w:rPr>
        <w:t>Roy</w:t>
      </w:r>
    </w:p>
    <w:p w14:paraId="715F33B7" w14:textId="77777777" w:rsidR="00EC7641" w:rsidRDefault="007774D2">
      <w:pPr>
        <w:pStyle w:val="BodyText"/>
        <w:tabs>
          <w:tab w:val="left" w:pos="2822"/>
        </w:tabs>
        <w:spacing w:line="247" w:lineRule="exact"/>
        <w:ind w:left="463"/>
      </w:pPr>
      <w:r>
        <w:t>N.</w:t>
      </w:r>
      <w:r>
        <w:rPr>
          <w:spacing w:val="5"/>
        </w:rPr>
        <w:t xml:space="preserve"> </w:t>
      </w:r>
      <w:r>
        <w:rPr>
          <w:spacing w:val="-2"/>
        </w:rPr>
        <w:t>Brisson</w:t>
      </w:r>
      <w:r>
        <w:tab/>
        <w:t>T.</w:t>
      </w:r>
      <w:r>
        <w:rPr>
          <w:spacing w:val="-8"/>
        </w:rPr>
        <w:t xml:space="preserve"> </w:t>
      </w:r>
      <w:r>
        <w:rPr>
          <w:spacing w:val="-4"/>
        </w:rPr>
        <w:t>Ryce</w:t>
      </w:r>
    </w:p>
    <w:p w14:paraId="6C4FD9D5" w14:textId="77777777" w:rsidR="00EC7641" w:rsidRDefault="007774D2">
      <w:pPr>
        <w:pStyle w:val="BodyText"/>
        <w:tabs>
          <w:tab w:val="left" w:pos="2822"/>
        </w:tabs>
        <w:spacing w:line="246" w:lineRule="exact"/>
        <w:ind w:left="463"/>
      </w:pPr>
      <w:r>
        <w:t>A.</w:t>
      </w:r>
      <w:r>
        <w:rPr>
          <w:spacing w:val="5"/>
        </w:rPr>
        <w:t xml:space="preserve"> </w:t>
      </w:r>
      <w:r>
        <w:rPr>
          <w:spacing w:val="-2"/>
        </w:rPr>
        <w:t>Cameron</w:t>
      </w:r>
      <w:r>
        <w:tab/>
      </w:r>
      <w:r>
        <w:rPr>
          <w:spacing w:val="-7"/>
        </w:rPr>
        <w:t>P.</w:t>
      </w:r>
      <w:r>
        <w:rPr>
          <w:spacing w:val="-5"/>
        </w:rPr>
        <w:t xml:space="preserve"> </w:t>
      </w:r>
      <w:proofErr w:type="spellStart"/>
      <w:r>
        <w:rPr>
          <w:spacing w:val="-2"/>
        </w:rPr>
        <w:t>Sectakof</w:t>
      </w:r>
      <w:proofErr w:type="spellEnd"/>
    </w:p>
    <w:p w14:paraId="4E649F03" w14:textId="77777777" w:rsidR="00EC7641" w:rsidRDefault="007774D2">
      <w:pPr>
        <w:pStyle w:val="BodyText"/>
        <w:tabs>
          <w:tab w:val="left" w:pos="2822"/>
        </w:tabs>
        <w:spacing w:line="245" w:lineRule="exact"/>
        <w:ind w:left="463"/>
      </w:pPr>
      <w:r>
        <w:t>R.</w:t>
      </w:r>
      <w:r>
        <w:rPr>
          <w:spacing w:val="4"/>
        </w:rPr>
        <w:t xml:space="preserve"> </w:t>
      </w:r>
      <w:r>
        <w:rPr>
          <w:spacing w:val="-2"/>
        </w:rPr>
        <w:t>Cardinal</w:t>
      </w:r>
      <w:r>
        <w:tab/>
        <w:t>M.</w:t>
      </w:r>
      <w:r>
        <w:rPr>
          <w:spacing w:val="6"/>
        </w:rPr>
        <w:t xml:space="preserve"> </w:t>
      </w:r>
      <w:proofErr w:type="spellStart"/>
      <w:r>
        <w:rPr>
          <w:spacing w:val="-2"/>
        </w:rPr>
        <w:t>Slivar</w:t>
      </w:r>
      <w:proofErr w:type="spellEnd"/>
    </w:p>
    <w:p w14:paraId="05351FD1" w14:textId="77777777" w:rsidR="00EC7641" w:rsidRDefault="007774D2">
      <w:pPr>
        <w:pStyle w:val="BodyText"/>
        <w:tabs>
          <w:tab w:val="left" w:pos="2822"/>
        </w:tabs>
        <w:spacing w:line="248" w:lineRule="exact"/>
        <w:ind w:left="463"/>
      </w:pPr>
      <w:r>
        <w:t>J.</w:t>
      </w:r>
      <w:r>
        <w:rPr>
          <w:spacing w:val="5"/>
        </w:rPr>
        <w:t xml:space="preserve"> </w:t>
      </w:r>
      <w:r>
        <w:rPr>
          <w:spacing w:val="-2"/>
        </w:rPr>
        <w:t>Comtois</w:t>
      </w:r>
      <w:r>
        <w:tab/>
        <w:t>A.</w:t>
      </w:r>
      <w:r>
        <w:rPr>
          <w:spacing w:val="6"/>
        </w:rPr>
        <w:t xml:space="preserve"> </w:t>
      </w:r>
      <w:r>
        <w:rPr>
          <w:spacing w:val="-4"/>
        </w:rPr>
        <w:t>Syed</w:t>
      </w:r>
    </w:p>
    <w:p w14:paraId="621253B7" w14:textId="77777777" w:rsidR="00EC7641" w:rsidRDefault="007774D2">
      <w:pPr>
        <w:pStyle w:val="BodyText"/>
        <w:spacing w:line="260" w:lineRule="exact"/>
        <w:ind w:left="463"/>
      </w:pPr>
      <w:r>
        <w:t>L.</w:t>
      </w:r>
      <w:r>
        <w:rPr>
          <w:spacing w:val="5"/>
        </w:rPr>
        <w:t xml:space="preserve"> </w:t>
      </w:r>
      <w:r>
        <w:rPr>
          <w:spacing w:val="-2"/>
        </w:rPr>
        <w:t>Dalgleish</w:t>
      </w:r>
    </w:p>
    <w:p w14:paraId="7422758F" w14:textId="77777777" w:rsidR="00EC7641" w:rsidRDefault="00EC7641">
      <w:pPr>
        <w:spacing w:line="260" w:lineRule="exact"/>
        <w:sectPr w:rsidR="00EC7641">
          <w:type w:val="continuous"/>
          <w:pgSz w:w="12240" w:h="15840"/>
          <w:pgMar w:top="1320" w:right="1080" w:bottom="420" w:left="840" w:header="374" w:footer="239" w:gutter="0"/>
          <w:cols w:num="2" w:space="720" w:equalWidth="0">
            <w:col w:w="5291" w:space="40"/>
            <w:col w:w="4989"/>
          </w:cols>
        </w:sectPr>
      </w:pPr>
    </w:p>
    <w:p w14:paraId="6904E63C" w14:textId="77777777" w:rsidR="00EC7641" w:rsidRDefault="007774D2">
      <w:pPr>
        <w:pStyle w:val="BodyText"/>
        <w:tabs>
          <w:tab w:val="left" w:pos="3269"/>
        </w:tabs>
        <w:spacing w:line="219" w:lineRule="exact"/>
        <w:ind w:left="674"/>
      </w:pPr>
      <w:r>
        <w:t>R.</w:t>
      </w:r>
      <w:r>
        <w:rPr>
          <w:spacing w:val="6"/>
        </w:rPr>
        <w:t xml:space="preserve"> </w:t>
      </w:r>
      <w:r>
        <w:rPr>
          <w:spacing w:val="-2"/>
        </w:rPr>
        <w:t>Jonkman</w:t>
      </w:r>
      <w:r>
        <w:tab/>
      </w:r>
      <w:r>
        <w:rPr>
          <w:position w:val="1"/>
        </w:rPr>
        <w:t>T.</w:t>
      </w:r>
      <w:r>
        <w:rPr>
          <w:spacing w:val="-8"/>
          <w:position w:val="1"/>
        </w:rPr>
        <w:t xml:space="preserve"> </w:t>
      </w:r>
      <w:r>
        <w:rPr>
          <w:spacing w:val="-4"/>
          <w:position w:val="1"/>
        </w:rPr>
        <w:t>Yang</w:t>
      </w:r>
    </w:p>
    <w:p w14:paraId="7C016C3A" w14:textId="77777777" w:rsidR="00EC7641" w:rsidRDefault="007774D2">
      <w:pPr>
        <w:pStyle w:val="ListParagraph"/>
        <w:numPr>
          <w:ilvl w:val="0"/>
          <w:numId w:val="1"/>
        </w:numPr>
        <w:tabs>
          <w:tab w:val="left" w:pos="903"/>
        </w:tabs>
        <w:spacing w:line="258" w:lineRule="exact"/>
        <w:ind w:left="902" w:hanging="229"/>
        <w:jc w:val="left"/>
        <w:rPr>
          <w:sz w:val="20"/>
        </w:rPr>
      </w:pPr>
      <w:proofErr w:type="spellStart"/>
      <w:r>
        <w:rPr>
          <w:spacing w:val="-2"/>
          <w:sz w:val="20"/>
        </w:rPr>
        <w:t>Kisilewicz</w:t>
      </w:r>
      <w:proofErr w:type="spellEnd"/>
    </w:p>
    <w:p w14:paraId="5DA1E481" w14:textId="77777777" w:rsidR="00EC7641" w:rsidRDefault="007774D2">
      <w:pPr>
        <w:pStyle w:val="BodyText"/>
        <w:spacing w:line="238" w:lineRule="exact"/>
        <w:ind w:left="674"/>
      </w:pPr>
      <w:r>
        <w:br w:type="column"/>
      </w:r>
      <w:r>
        <w:t>B.</w:t>
      </w:r>
      <w:r>
        <w:rPr>
          <w:spacing w:val="6"/>
        </w:rPr>
        <w:t xml:space="preserve"> </w:t>
      </w:r>
      <w:r>
        <w:rPr>
          <w:spacing w:val="-2"/>
        </w:rPr>
        <w:t>Darrell</w:t>
      </w:r>
    </w:p>
    <w:p w14:paraId="26C81762" w14:textId="77777777" w:rsidR="00EC7641" w:rsidRDefault="007774D2">
      <w:pPr>
        <w:pStyle w:val="ListParagraph"/>
        <w:numPr>
          <w:ilvl w:val="0"/>
          <w:numId w:val="1"/>
        </w:numPr>
        <w:tabs>
          <w:tab w:val="left" w:pos="879"/>
        </w:tabs>
        <w:spacing w:line="255" w:lineRule="exact"/>
        <w:ind w:left="878" w:hanging="205"/>
        <w:jc w:val="left"/>
        <w:rPr>
          <w:sz w:val="20"/>
        </w:rPr>
      </w:pPr>
      <w:r>
        <w:rPr>
          <w:spacing w:val="-2"/>
          <w:sz w:val="20"/>
        </w:rPr>
        <w:t>Genest</w:t>
      </w:r>
    </w:p>
    <w:p w14:paraId="6535E15E" w14:textId="77777777" w:rsidR="00EC7641" w:rsidRDefault="007774D2">
      <w:pPr>
        <w:spacing w:before="53" w:line="208" w:lineRule="exact"/>
        <w:ind w:left="674"/>
        <w:rPr>
          <w:sz w:val="16"/>
        </w:rPr>
      </w:pPr>
      <w:r>
        <w:br w:type="column"/>
      </w:r>
      <w:r>
        <w:rPr>
          <w:sz w:val="16"/>
        </w:rPr>
        <w:t>Codes</w:t>
      </w:r>
      <w:r>
        <w:rPr>
          <w:spacing w:val="-3"/>
          <w:sz w:val="16"/>
        </w:rPr>
        <w:t xml:space="preserve"> </w:t>
      </w:r>
      <w:r>
        <w:rPr>
          <w:sz w:val="16"/>
        </w:rPr>
        <w:t>Canada</w:t>
      </w:r>
      <w:r>
        <w:rPr>
          <w:spacing w:val="-2"/>
          <w:sz w:val="16"/>
        </w:rPr>
        <w:t xml:space="preserve"> staff</w:t>
      </w:r>
    </w:p>
    <w:p w14:paraId="5F13BA06" w14:textId="77777777" w:rsidR="00EC7641" w:rsidRDefault="007774D2">
      <w:pPr>
        <w:spacing w:line="208" w:lineRule="exact"/>
        <w:ind w:left="674"/>
        <w:rPr>
          <w:sz w:val="16"/>
        </w:rPr>
      </w:pPr>
      <w:r>
        <w:rPr>
          <w:sz w:val="16"/>
        </w:rPr>
        <w:t>who</w:t>
      </w:r>
      <w:r>
        <w:rPr>
          <w:spacing w:val="-4"/>
          <w:sz w:val="16"/>
        </w:rPr>
        <w:t xml:space="preserve"> </w:t>
      </w:r>
      <w:r>
        <w:rPr>
          <w:sz w:val="16"/>
        </w:rPr>
        <w:t>provided</w:t>
      </w:r>
      <w:r>
        <w:rPr>
          <w:spacing w:val="-2"/>
          <w:sz w:val="16"/>
        </w:rPr>
        <w:t xml:space="preserve"> </w:t>
      </w:r>
      <w:proofErr w:type="gramStart"/>
      <w:r>
        <w:rPr>
          <w:spacing w:val="-2"/>
          <w:sz w:val="16"/>
        </w:rPr>
        <w:t>assistance</w:t>
      </w:r>
      <w:proofErr w:type="gramEnd"/>
    </w:p>
    <w:p w14:paraId="12D46115" w14:textId="77777777" w:rsidR="00EC7641" w:rsidRDefault="00EC7641">
      <w:pPr>
        <w:spacing w:line="208" w:lineRule="exact"/>
        <w:rPr>
          <w:sz w:val="16"/>
        </w:rPr>
        <w:sectPr w:rsidR="00EC7641">
          <w:type w:val="continuous"/>
          <w:pgSz w:w="12240" w:h="15840"/>
          <w:pgMar w:top="1320" w:right="1080" w:bottom="420" w:left="840" w:header="374" w:footer="239" w:gutter="0"/>
          <w:cols w:num="3" w:space="720" w:equalWidth="0">
            <w:col w:w="3968" w:space="1153"/>
            <w:col w:w="1570" w:space="789"/>
            <w:col w:w="2840"/>
          </w:cols>
        </w:sectPr>
      </w:pPr>
    </w:p>
    <w:p w14:paraId="789D217E" w14:textId="77777777" w:rsidR="00EC7641" w:rsidRDefault="007774D2">
      <w:pPr>
        <w:pStyle w:val="ListParagraph"/>
        <w:numPr>
          <w:ilvl w:val="0"/>
          <w:numId w:val="1"/>
        </w:numPr>
        <w:tabs>
          <w:tab w:val="left" w:pos="933"/>
        </w:tabs>
        <w:spacing w:line="224" w:lineRule="exact"/>
        <w:ind w:left="932" w:hanging="259"/>
        <w:jc w:val="left"/>
        <w:rPr>
          <w:sz w:val="20"/>
        </w:rPr>
      </w:pPr>
      <w:proofErr w:type="spellStart"/>
      <w:r>
        <w:rPr>
          <w:spacing w:val="-2"/>
          <w:sz w:val="20"/>
        </w:rPr>
        <w:t>Krsmanovic</w:t>
      </w:r>
      <w:proofErr w:type="spellEnd"/>
    </w:p>
    <w:p w14:paraId="3F1AC7D3" w14:textId="77777777" w:rsidR="00EC7641" w:rsidRDefault="007774D2">
      <w:pPr>
        <w:spacing w:before="33"/>
        <w:ind w:left="674"/>
        <w:rPr>
          <w:sz w:val="16"/>
        </w:rPr>
      </w:pPr>
      <w:r>
        <w:br w:type="column"/>
      </w:r>
      <w:r>
        <w:rPr>
          <w:sz w:val="16"/>
        </w:rPr>
        <w:t>Codes</w:t>
      </w:r>
      <w:r>
        <w:rPr>
          <w:spacing w:val="-3"/>
          <w:sz w:val="16"/>
        </w:rPr>
        <w:t xml:space="preserve"> </w:t>
      </w:r>
      <w:r>
        <w:rPr>
          <w:sz w:val="16"/>
        </w:rPr>
        <w:t>Canada</w:t>
      </w:r>
      <w:r>
        <w:rPr>
          <w:spacing w:val="-2"/>
          <w:sz w:val="16"/>
        </w:rPr>
        <w:t xml:space="preserve"> staff</w:t>
      </w:r>
    </w:p>
    <w:p w14:paraId="0170B69C" w14:textId="77777777" w:rsidR="00EC7641" w:rsidRDefault="007774D2">
      <w:pPr>
        <w:pStyle w:val="ListParagraph"/>
        <w:numPr>
          <w:ilvl w:val="0"/>
          <w:numId w:val="1"/>
        </w:numPr>
        <w:tabs>
          <w:tab w:val="left" w:pos="948"/>
        </w:tabs>
        <w:spacing w:line="238" w:lineRule="exact"/>
        <w:ind w:left="947" w:hanging="274"/>
        <w:jc w:val="left"/>
        <w:rPr>
          <w:sz w:val="20"/>
        </w:rPr>
      </w:pPr>
      <w:r>
        <w:br w:type="column"/>
      </w:r>
      <w:r>
        <w:rPr>
          <w:spacing w:val="-2"/>
          <w:sz w:val="20"/>
        </w:rPr>
        <w:t>Hayne</w:t>
      </w:r>
    </w:p>
    <w:p w14:paraId="5C1A20B0" w14:textId="77777777" w:rsidR="00EC7641" w:rsidRDefault="007774D2">
      <w:pPr>
        <w:spacing w:line="177" w:lineRule="exact"/>
        <w:ind w:left="674"/>
        <w:rPr>
          <w:sz w:val="16"/>
        </w:rPr>
      </w:pPr>
      <w:r>
        <w:br w:type="column"/>
      </w:r>
      <w:r>
        <w:rPr>
          <w:sz w:val="16"/>
        </w:rPr>
        <w:t>to</w:t>
      </w:r>
      <w:r>
        <w:rPr>
          <w:spacing w:val="3"/>
          <w:sz w:val="16"/>
        </w:rPr>
        <w:t xml:space="preserve"> </w:t>
      </w:r>
      <w:r>
        <w:rPr>
          <w:sz w:val="16"/>
        </w:rPr>
        <w:t>the</w:t>
      </w:r>
      <w:r>
        <w:rPr>
          <w:spacing w:val="4"/>
          <w:sz w:val="16"/>
        </w:rPr>
        <w:t xml:space="preserve"> </w:t>
      </w:r>
      <w:r>
        <w:rPr>
          <w:spacing w:val="-2"/>
          <w:sz w:val="16"/>
        </w:rPr>
        <w:t>Committee</w:t>
      </w:r>
    </w:p>
    <w:p w14:paraId="7164EB9C" w14:textId="77777777" w:rsidR="00EC7641" w:rsidRDefault="00EC7641">
      <w:pPr>
        <w:spacing w:line="177" w:lineRule="exact"/>
        <w:rPr>
          <w:sz w:val="16"/>
        </w:rPr>
        <w:sectPr w:rsidR="00EC7641">
          <w:type w:val="continuous"/>
          <w:pgSz w:w="12240" w:h="15840"/>
          <w:pgMar w:top="1320" w:right="1080" w:bottom="420" w:left="840" w:header="374" w:footer="239" w:gutter="0"/>
          <w:cols w:num="4" w:space="720" w:equalWidth="0">
            <w:col w:w="2045" w:space="551"/>
            <w:col w:w="2090" w:space="434"/>
            <w:col w:w="1577" w:space="782"/>
            <w:col w:w="2841"/>
          </w:cols>
        </w:sectPr>
      </w:pPr>
    </w:p>
    <w:p w14:paraId="47AFA5A6" w14:textId="77777777" w:rsidR="00EC7641" w:rsidRDefault="007774D2">
      <w:pPr>
        <w:pStyle w:val="BodyText"/>
        <w:spacing w:line="212" w:lineRule="exact"/>
        <w:ind w:left="674"/>
      </w:pPr>
      <w:r>
        <w:t>R.</w:t>
      </w:r>
      <w:r>
        <w:rPr>
          <w:spacing w:val="5"/>
        </w:rPr>
        <w:t xml:space="preserve"> </w:t>
      </w:r>
      <w:r>
        <w:rPr>
          <w:spacing w:val="-2"/>
        </w:rPr>
        <w:t>Mayfield</w:t>
      </w:r>
    </w:p>
    <w:p w14:paraId="3872B363" w14:textId="77777777" w:rsidR="00EC7641" w:rsidRDefault="007774D2">
      <w:pPr>
        <w:pStyle w:val="BodyText"/>
        <w:spacing w:line="262" w:lineRule="exact"/>
        <w:ind w:left="674"/>
      </w:pPr>
      <w:r>
        <w:rPr>
          <w:spacing w:val="-2"/>
        </w:rPr>
        <w:t>J.B.-W.</w:t>
      </w:r>
      <w:r>
        <w:rPr>
          <w:spacing w:val="-3"/>
        </w:rPr>
        <w:t xml:space="preserve"> </w:t>
      </w:r>
      <w:r>
        <w:rPr>
          <w:spacing w:val="-2"/>
        </w:rPr>
        <w:t>McFadden</w:t>
      </w:r>
    </w:p>
    <w:p w14:paraId="2358ADE4" w14:textId="77777777" w:rsidR="00EC7641" w:rsidRDefault="007774D2">
      <w:pPr>
        <w:spacing w:line="223" w:lineRule="auto"/>
        <w:ind w:left="674"/>
        <w:rPr>
          <w:sz w:val="16"/>
        </w:rPr>
      </w:pPr>
      <w:r>
        <w:br w:type="column"/>
      </w:r>
      <w:r>
        <w:rPr>
          <w:sz w:val="16"/>
        </w:rPr>
        <w:t>who</w:t>
      </w:r>
      <w:r>
        <w:rPr>
          <w:spacing w:val="-10"/>
          <w:sz w:val="16"/>
        </w:rPr>
        <w:t xml:space="preserve"> </w:t>
      </w:r>
      <w:r>
        <w:rPr>
          <w:sz w:val="16"/>
        </w:rPr>
        <w:t>provided</w:t>
      </w:r>
      <w:r>
        <w:rPr>
          <w:spacing w:val="-10"/>
          <w:sz w:val="16"/>
        </w:rPr>
        <w:t xml:space="preserve"> </w:t>
      </w:r>
      <w:r>
        <w:rPr>
          <w:sz w:val="16"/>
        </w:rPr>
        <w:t>assistance</w:t>
      </w:r>
      <w:r>
        <w:rPr>
          <w:spacing w:val="40"/>
          <w:sz w:val="16"/>
        </w:rPr>
        <w:t xml:space="preserve"> </w:t>
      </w:r>
      <w:r>
        <w:rPr>
          <w:sz w:val="16"/>
        </w:rPr>
        <w:t xml:space="preserve">to the </w:t>
      </w:r>
      <w:proofErr w:type="gramStart"/>
      <w:r>
        <w:rPr>
          <w:sz w:val="16"/>
        </w:rPr>
        <w:t>Committee</w:t>
      </w:r>
      <w:proofErr w:type="gramEnd"/>
    </w:p>
    <w:p w14:paraId="1C13BDE6" w14:textId="77777777" w:rsidR="00EC7641" w:rsidRDefault="007774D2">
      <w:pPr>
        <w:pStyle w:val="BodyText"/>
        <w:tabs>
          <w:tab w:val="left" w:pos="3033"/>
        </w:tabs>
        <w:spacing w:line="236" w:lineRule="exact"/>
        <w:ind w:left="674"/>
      </w:pPr>
      <w:r>
        <w:br w:type="column"/>
      </w:r>
      <w:r>
        <w:t>C.</w:t>
      </w:r>
      <w:r>
        <w:rPr>
          <w:spacing w:val="1"/>
        </w:rPr>
        <w:t xml:space="preserve"> </w:t>
      </w:r>
      <w:proofErr w:type="spellStart"/>
      <w:r>
        <w:rPr>
          <w:spacing w:val="-2"/>
        </w:rPr>
        <w:t>Kahramanoglu</w:t>
      </w:r>
      <w:proofErr w:type="spellEnd"/>
      <w:r>
        <w:tab/>
        <w:t>E.</w:t>
      </w:r>
      <w:r>
        <w:rPr>
          <w:spacing w:val="7"/>
        </w:rPr>
        <w:t xml:space="preserve"> </w:t>
      </w:r>
      <w:r>
        <w:rPr>
          <w:spacing w:val="-2"/>
        </w:rPr>
        <w:t>Girgis</w:t>
      </w:r>
    </w:p>
    <w:p w14:paraId="3C68F1A1" w14:textId="77777777" w:rsidR="00EC7641" w:rsidRDefault="007774D2">
      <w:pPr>
        <w:pStyle w:val="BodyText"/>
        <w:tabs>
          <w:tab w:val="left" w:pos="3033"/>
        </w:tabs>
        <w:spacing w:line="264" w:lineRule="exact"/>
        <w:ind w:left="674"/>
      </w:pPr>
      <w:r>
        <w:t>M.</w:t>
      </w:r>
      <w:r>
        <w:rPr>
          <w:spacing w:val="6"/>
        </w:rPr>
        <w:t xml:space="preserve"> </w:t>
      </w:r>
      <w:r>
        <w:rPr>
          <w:spacing w:val="-2"/>
        </w:rPr>
        <w:t>Kelly</w:t>
      </w:r>
      <w:r>
        <w:tab/>
        <w:t>M.</w:t>
      </w:r>
      <w:r>
        <w:rPr>
          <w:spacing w:val="5"/>
        </w:rPr>
        <w:t xml:space="preserve"> </w:t>
      </w:r>
      <w:r>
        <w:rPr>
          <w:spacing w:val="-2"/>
        </w:rPr>
        <w:t>Mihailovic</w:t>
      </w:r>
    </w:p>
    <w:p w14:paraId="210A757F" w14:textId="77777777" w:rsidR="00EC7641" w:rsidRDefault="00EC7641">
      <w:pPr>
        <w:spacing w:line="264" w:lineRule="exact"/>
        <w:sectPr w:rsidR="00EC7641">
          <w:type w:val="continuous"/>
          <w:pgSz w:w="12240" w:h="15840"/>
          <w:pgMar w:top="1320" w:right="1080" w:bottom="420" w:left="840" w:header="374" w:footer="239" w:gutter="0"/>
          <w:cols w:num="3" w:space="720" w:equalWidth="0">
            <w:col w:w="2303" w:space="293"/>
            <w:col w:w="2467" w:space="57"/>
            <w:col w:w="5200"/>
          </w:cols>
        </w:sectPr>
      </w:pPr>
    </w:p>
    <w:p w14:paraId="294A51F8" w14:textId="77777777" w:rsidR="00EC7641" w:rsidRDefault="007774D2">
      <w:pPr>
        <w:pStyle w:val="BodyText"/>
        <w:tabs>
          <w:tab w:val="left" w:pos="3269"/>
        </w:tabs>
        <w:spacing w:line="209" w:lineRule="exact"/>
        <w:ind w:left="674"/>
      </w:pPr>
      <w:r>
        <w:t>R.</w:t>
      </w:r>
      <w:r>
        <w:rPr>
          <w:spacing w:val="5"/>
        </w:rPr>
        <w:t xml:space="preserve"> </w:t>
      </w:r>
      <w:r>
        <w:rPr>
          <w:spacing w:val="-2"/>
        </w:rPr>
        <w:t>McGrath</w:t>
      </w:r>
      <w:r>
        <w:tab/>
        <w:t>J.</w:t>
      </w:r>
      <w:r>
        <w:rPr>
          <w:spacing w:val="6"/>
        </w:rPr>
        <w:t xml:space="preserve"> </w:t>
      </w:r>
      <w:r>
        <w:rPr>
          <w:spacing w:val="-2"/>
        </w:rPr>
        <w:t>Singh</w:t>
      </w:r>
    </w:p>
    <w:p w14:paraId="23375FDA" w14:textId="77777777" w:rsidR="00EC7641" w:rsidRDefault="007774D2">
      <w:pPr>
        <w:pStyle w:val="BodyText"/>
        <w:spacing w:line="244" w:lineRule="exact"/>
        <w:ind w:left="674"/>
      </w:pPr>
      <w:r>
        <w:t>A.</w:t>
      </w:r>
      <w:r>
        <w:rPr>
          <w:spacing w:val="6"/>
        </w:rPr>
        <w:t xml:space="preserve"> </w:t>
      </w:r>
      <w:r>
        <w:rPr>
          <w:spacing w:val="-2"/>
        </w:rPr>
        <w:t>Metten</w:t>
      </w:r>
    </w:p>
    <w:p w14:paraId="1E64EFFC" w14:textId="77777777" w:rsidR="00EC7641" w:rsidRDefault="007774D2">
      <w:pPr>
        <w:pStyle w:val="BodyText"/>
        <w:spacing w:line="257" w:lineRule="exact"/>
        <w:ind w:left="674"/>
      </w:pPr>
      <w:r>
        <w:t>D.</w:t>
      </w:r>
      <w:r>
        <w:rPr>
          <w:spacing w:val="5"/>
        </w:rPr>
        <w:t xml:space="preserve"> </w:t>
      </w:r>
      <w:r>
        <w:rPr>
          <w:spacing w:val="-2"/>
        </w:rPr>
        <w:t>Mitchell</w:t>
      </w:r>
    </w:p>
    <w:p w14:paraId="21575C75" w14:textId="77777777" w:rsidR="00EC7641" w:rsidRDefault="007774D2">
      <w:pPr>
        <w:pStyle w:val="BodyText"/>
        <w:tabs>
          <w:tab w:val="left" w:pos="3033"/>
        </w:tabs>
        <w:spacing w:line="235" w:lineRule="exact"/>
        <w:ind w:left="674"/>
      </w:pPr>
      <w:r>
        <w:br w:type="column"/>
      </w:r>
      <w:r>
        <w:t>T.</w:t>
      </w:r>
      <w:r>
        <w:rPr>
          <w:spacing w:val="-8"/>
        </w:rPr>
        <w:t xml:space="preserve"> </w:t>
      </w:r>
      <w:r>
        <w:rPr>
          <w:spacing w:val="-5"/>
        </w:rPr>
        <w:t>Lau</w:t>
      </w:r>
      <w:r>
        <w:tab/>
      </w:r>
      <w:r>
        <w:rPr>
          <w:spacing w:val="-6"/>
        </w:rPr>
        <w:t xml:space="preserve">P. </w:t>
      </w:r>
      <w:r>
        <w:rPr>
          <w:spacing w:val="-2"/>
        </w:rPr>
        <w:t>Tardif</w:t>
      </w:r>
    </w:p>
    <w:p w14:paraId="2F82BA0A" w14:textId="77777777" w:rsidR="00EC7641" w:rsidRDefault="007774D2">
      <w:pPr>
        <w:pStyle w:val="BodyText"/>
        <w:tabs>
          <w:tab w:val="left" w:pos="3032"/>
        </w:tabs>
        <w:spacing w:line="246" w:lineRule="exact"/>
        <w:ind w:left="674"/>
      </w:pPr>
      <w:r>
        <w:t>N.</w:t>
      </w:r>
      <w:r>
        <w:rPr>
          <w:spacing w:val="4"/>
        </w:rPr>
        <w:t xml:space="preserve"> </w:t>
      </w:r>
      <w:r>
        <w:rPr>
          <w:spacing w:val="-2"/>
        </w:rPr>
        <w:t>Lessard</w:t>
      </w:r>
      <w:r>
        <w:tab/>
        <w:t>R.</w:t>
      </w:r>
      <w:r>
        <w:rPr>
          <w:spacing w:val="7"/>
        </w:rPr>
        <w:t xml:space="preserve"> </w:t>
      </w:r>
      <w:r>
        <w:rPr>
          <w:spacing w:val="-2"/>
        </w:rPr>
        <w:t>Ullah</w:t>
      </w:r>
    </w:p>
    <w:p w14:paraId="4527DAB0" w14:textId="77777777" w:rsidR="00EC7641" w:rsidRDefault="007774D2">
      <w:pPr>
        <w:pStyle w:val="BodyText"/>
        <w:tabs>
          <w:tab w:val="left" w:pos="3033"/>
        </w:tabs>
        <w:spacing w:before="6" w:line="220" w:lineRule="auto"/>
        <w:ind w:left="674" w:right="1253"/>
      </w:pPr>
      <w:r>
        <w:t>Rd. Marshall</w:t>
      </w:r>
      <w:r>
        <w:tab/>
        <w:t>M.</w:t>
      </w:r>
      <w:r>
        <w:rPr>
          <w:spacing w:val="-13"/>
        </w:rPr>
        <w:t xml:space="preserve"> </w:t>
      </w:r>
      <w:proofErr w:type="spellStart"/>
      <w:r>
        <w:t>Zeghal</w:t>
      </w:r>
      <w:proofErr w:type="spellEnd"/>
      <w:r>
        <w:t xml:space="preserve"> Rt. Marshall</w:t>
      </w:r>
    </w:p>
    <w:p w14:paraId="24FD6F9A" w14:textId="77777777" w:rsidR="00EC7641" w:rsidRDefault="00EC7641">
      <w:pPr>
        <w:spacing w:line="220" w:lineRule="auto"/>
        <w:sectPr w:rsidR="00EC7641">
          <w:type w:val="continuous"/>
          <w:pgSz w:w="12240" w:h="15840"/>
          <w:pgMar w:top="1320" w:right="1080" w:bottom="420" w:left="840" w:header="374" w:footer="239" w:gutter="0"/>
          <w:cols w:num="2" w:space="720" w:equalWidth="0">
            <w:col w:w="3992" w:space="1128"/>
            <w:col w:w="5200"/>
          </w:cols>
        </w:sectPr>
      </w:pPr>
    </w:p>
    <w:p w14:paraId="29AF1C5F" w14:textId="77777777" w:rsidR="00EC7641" w:rsidRDefault="007774D2">
      <w:pPr>
        <w:pStyle w:val="Heading2"/>
        <w:spacing w:before="123" w:line="206" w:lineRule="auto"/>
        <w:ind w:left="1705" w:hanging="1296"/>
        <w:rPr>
          <w:sz w:val="15"/>
        </w:rPr>
      </w:pPr>
      <w:r>
        <w:lastRenderedPageBreak/>
        <w:t xml:space="preserve">Standing Committee on Energy </w:t>
      </w:r>
      <w:r>
        <w:rPr>
          <w:spacing w:val="-2"/>
        </w:rPr>
        <w:t>Efficiency</w:t>
      </w:r>
      <w:r>
        <w:rPr>
          <w:spacing w:val="-2"/>
          <w:position w:val="5"/>
          <w:sz w:val="15"/>
        </w:rPr>
        <w:t>(3)</w:t>
      </w:r>
    </w:p>
    <w:p w14:paraId="3DE02F8B" w14:textId="77777777" w:rsidR="00EC7641" w:rsidRDefault="007774D2">
      <w:pPr>
        <w:tabs>
          <w:tab w:val="left" w:pos="2554"/>
        </w:tabs>
        <w:spacing w:before="177" w:line="259" w:lineRule="exact"/>
        <w:ind w:left="194"/>
        <w:rPr>
          <w:sz w:val="20"/>
        </w:rPr>
      </w:pPr>
      <w:r>
        <w:rPr>
          <w:sz w:val="20"/>
        </w:rPr>
        <w:t>A.</w:t>
      </w:r>
      <w:r>
        <w:rPr>
          <w:spacing w:val="1"/>
          <w:sz w:val="20"/>
        </w:rPr>
        <w:t xml:space="preserve"> </w:t>
      </w:r>
      <w:r>
        <w:rPr>
          <w:sz w:val="20"/>
        </w:rPr>
        <w:t>Pride</w:t>
      </w:r>
      <w:r>
        <w:rPr>
          <w:spacing w:val="3"/>
          <w:sz w:val="20"/>
        </w:rPr>
        <w:t xml:space="preserve"> </w:t>
      </w:r>
      <w:r>
        <w:rPr>
          <w:i/>
          <w:spacing w:val="-2"/>
          <w:sz w:val="20"/>
        </w:rPr>
        <w:t>(Chair)</w:t>
      </w:r>
      <w:r>
        <w:rPr>
          <w:i/>
          <w:sz w:val="20"/>
        </w:rPr>
        <w:tab/>
      </w:r>
      <w:r>
        <w:rPr>
          <w:sz w:val="20"/>
        </w:rPr>
        <w:t>A.</w:t>
      </w:r>
      <w:r>
        <w:rPr>
          <w:spacing w:val="5"/>
          <w:sz w:val="20"/>
        </w:rPr>
        <w:t xml:space="preserve"> </w:t>
      </w:r>
      <w:proofErr w:type="spellStart"/>
      <w:r>
        <w:rPr>
          <w:spacing w:val="-2"/>
          <w:sz w:val="20"/>
        </w:rPr>
        <w:t>Oding</w:t>
      </w:r>
      <w:proofErr w:type="spellEnd"/>
    </w:p>
    <w:p w14:paraId="5C8CC8D4" w14:textId="77777777" w:rsidR="00EC7641" w:rsidRDefault="007774D2">
      <w:pPr>
        <w:pStyle w:val="BodyText"/>
        <w:tabs>
          <w:tab w:val="left" w:pos="2555"/>
        </w:tabs>
        <w:spacing w:line="247" w:lineRule="exact"/>
        <w:ind w:left="194"/>
      </w:pPr>
      <w:r>
        <w:rPr>
          <w:spacing w:val="-7"/>
        </w:rPr>
        <w:t>P.</w:t>
      </w:r>
      <w:r>
        <w:rPr>
          <w:spacing w:val="-5"/>
        </w:rPr>
        <w:t xml:space="preserve"> </w:t>
      </w:r>
      <w:r>
        <w:rPr>
          <w:spacing w:val="-2"/>
        </w:rPr>
        <w:t>Andres</w:t>
      </w:r>
      <w:r>
        <w:tab/>
        <w:t>C.</w:t>
      </w:r>
      <w:r>
        <w:rPr>
          <w:spacing w:val="6"/>
        </w:rPr>
        <w:t xml:space="preserve"> </w:t>
      </w:r>
      <w:proofErr w:type="spellStart"/>
      <w:r>
        <w:rPr>
          <w:spacing w:val="-2"/>
        </w:rPr>
        <w:t>O'keefe</w:t>
      </w:r>
      <w:proofErr w:type="spellEnd"/>
    </w:p>
    <w:p w14:paraId="200144FC" w14:textId="77777777" w:rsidR="00EC7641" w:rsidRDefault="007774D2">
      <w:pPr>
        <w:pStyle w:val="BodyText"/>
        <w:tabs>
          <w:tab w:val="left" w:pos="2554"/>
        </w:tabs>
        <w:spacing w:line="248" w:lineRule="exact"/>
        <w:ind w:left="194"/>
      </w:pPr>
      <w:r>
        <w:t>D.</w:t>
      </w:r>
      <w:r>
        <w:rPr>
          <w:spacing w:val="5"/>
        </w:rPr>
        <w:t xml:space="preserve"> </w:t>
      </w:r>
      <w:r>
        <w:rPr>
          <w:spacing w:val="-2"/>
        </w:rPr>
        <w:t>Bailey</w:t>
      </w:r>
      <w:r>
        <w:tab/>
        <w:t>M.</w:t>
      </w:r>
      <w:r>
        <w:rPr>
          <w:spacing w:val="6"/>
        </w:rPr>
        <w:t xml:space="preserve"> </w:t>
      </w:r>
      <w:r>
        <w:rPr>
          <w:spacing w:val="-4"/>
        </w:rPr>
        <w:t>Peer</w:t>
      </w:r>
    </w:p>
    <w:p w14:paraId="6BC03476" w14:textId="77777777" w:rsidR="00EC7641" w:rsidRDefault="007774D2">
      <w:pPr>
        <w:pStyle w:val="BodyText"/>
        <w:tabs>
          <w:tab w:val="left" w:pos="2554"/>
        </w:tabs>
        <w:spacing w:line="248" w:lineRule="exact"/>
        <w:ind w:left="194"/>
      </w:pPr>
      <w:r>
        <w:t>R.</w:t>
      </w:r>
      <w:r>
        <w:rPr>
          <w:spacing w:val="5"/>
        </w:rPr>
        <w:t xml:space="preserve"> </w:t>
      </w:r>
      <w:r>
        <w:rPr>
          <w:spacing w:val="-2"/>
        </w:rPr>
        <w:t>Bortolussi</w:t>
      </w:r>
      <w:r>
        <w:tab/>
        <w:t>J.</w:t>
      </w:r>
      <w:r>
        <w:rPr>
          <w:spacing w:val="6"/>
        </w:rPr>
        <w:t xml:space="preserve"> </w:t>
      </w:r>
      <w:proofErr w:type="spellStart"/>
      <w:r>
        <w:rPr>
          <w:spacing w:val="-2"/>
        </w:rPr>
        <w:t>Pockar</w:t>
      </w:r>
      <w:proofErr w:type="spellEnd"/>
    </w:p>
    <w:p w14:paraId="47A9868E" w14:textId="77777777" w:rsidR="00EC7641" w:rsidRDefault="007774D2">
      <w:pPr>
        <w:pStyle w:val="BodyText"/>
        <w:tabs>
          <w:tab w:val="left" w:pos="2554"/>
        </w:tabs>
        <w:spacing w:line="240" w:lineRule="exact"/>
        <w:ind w:left="194"/>
      </w:pPr>
      <w:r>
        <w:t>J.</w:t>
      </w:r>
      <w:r>
        <w:rPr>
          <w:spacing w:val="5"/>
        </w:rPr>
        <w:t xml:space="preserve"> </w:t>
      </w:r>
      <w:r>
        <w:rPr>
          <w:spacing w:val="-2"/>
        </w:rPr>
        <w:t>Comtois</w:t>
      </w:r>
      <w:r>
        <w:tab/>
        <w:t>D.</w:t>
      </w:r>
      <w:r>
        <w:rPr>
          <w:spacing w:val="2"/>
        </w:rPr>
        <w:t xml:space="preserve"> </w:t>
      </w:r>
      <w:proofErr w:type="spellStart"/>
      <w:r>
        <w:rPr>
          <w:spacing w:val="-2"/>
        </w:rPr>
        <w:t>Rambaruth</w:t>
      </w:r>
      <w:proofErr w:type="spellEnd"/>
    </w:p>
    <w:p w14:paraId="4D9BE0CF" w14:textId="77777777" w:rsidR="00EC7641" w:rsidRDefault="007774D2">
      <w:pPr>
        <w:pStyle w:val="BodyText"/>
        <w:tabs>
          <w:tab w:val="left" w:pos="2554"/>
        </w:tabs>
        <w:spacing w:line="250" w:lineRule="exact"/>
        <w:ind w:left="194"/>
      </w:pPr>
      <w:r>
        <w:t>S.</w:t>
      </w:r>
      <w:r>
        <w:rPr>
          <w:spacing w:val="5"/>
        </w:rPr>
        <w:t xml:space="preserve"> </w:t>
      </w:r>
      <w:r>
        <w:rPr>
          <w:spacing w:val="-2"/>
        </w:rPr>
        <w:t>Crowell</w:t>
      </w:r>
      <w:r>
        <w:tab/>
      </w:r>
      <w:r>
        <w:rPr>
          <w:position w:val="1"/>
        </w:rPr>
        <w:t>M.</w:t>
      </w:r>
      <w:r>
        <w:rPr>
          <w:spacing w:val="6"/>
          <w:position w:val="1"/>
        </w:rPr>
        <w:t xml:space="preserve"> </w:t>
      </w:r>
      <w:r>
        <w:rPr>
          <w:spacing w:val="-5"/>
          <w:position w:val="1"/>
        </w:rPr>
        <w:t>Roy</w:t>
      </w:r>
    </w:p>
    <w:p w14:paraId="700C3C43" w14:textId="77777777" w:rsidR="00EC7641" w:rsidRDefault="007774D2">
      <w:pPr>
        <w:pStyle w:val="BodyText"/>
        <w:tabs>
          <w:tab w:val="left" w:pos="2554"/>
        </w:tabs>
        <w:spacing w:line="257" w:lineRule="exact"/>
        <w:ind w:left="194"/>
      </w:pPr>
      <w:r>
        <w:t>L.</w:t>
      </w:r>
      <w:r>
        <w:rPr>
          <w:spacing w:val="5"/>
        </w:rPr>
        <w:t xml:space="preserve"> </w:t>
      </w:r>
      <w:r>
        <w:rPr>
          <w:spacing w:val="-2"/>
        </w:rPr>
        <w:t>Dalgleish</w:t>
      </w:r>
      <w:r>
        <w:tab/>
        <w:t>L.</w:t>
      </w:r>
      <w:r>
        <w:rPr>
          <w:spacing w:val="5"/>
        </w:rPr>
        <w:t xml:space="preserve"> </w:t>
      </w:r>
      <w:r>
        <w:rPr>
          <w:spacing w:val="-2"/>
        </w:rPr>
        <w:t>Wynder</w:t>
      </w:r>
    </w:p>
    <w:p w14:paraId="2070D918" w14:textId="77777777" w:rsidR="00EC7641" w:rsidRDefault="007774D2">
      <w:pPr>
        <w:pStyle w:val="Heading2"/>
        <w:spacing w:before="123" w:line="206" w:lineRule="auto"/>
        <w:ind w:left="1789" w:hanging="1196"/>
      </w:pPr>
      <w:r>
        <w:rPr>
          <w:b w:val="0"/>
        </w:rPr>
        <w:br w:type="column"/>
      </w:r>
      <w:r>
        <w:t xml:space="preserve">Standing Committee on Fire </w:t>
      </w:r>
      <w:r>
        <w:rPr>
          <w:spacing w:val="-2"/>
        </w:rPr>
        <w:t>Protection</w:t>
      </w:r>
    </w:p>
    <w:p w14:paraId="24451FD9" w14:textId="77777777" w:rsidR="00EC7641" w:rsidRDefault="007774D2">
      <w:pPr>
        <w:tabs>
          <w:tab w:val="left" w:pos="2553"/>
        </w:tabs>
        <w:spacing w:before="173" w:line="259" w:lineRule="exact"/>
        <w:ind w:left="194"/>
        <w:rPr>
          <w:sz w:val="20"/>
        </w:rPr>
      </w:pPr>
      <w:r>
        <w:rPr>
          <w:sz w:val="20"/>
        </w:rPr>
        <w:t>R.</w:t>
      </w:r>
      <w:r>
        <w:rPr>
          <w:spacing w:val="2"/>
          <w:sz w:val="20"/>
        </w:rPr>
        <w:t xml:space="preserve"> </w:t>
      </w:r>
      <w:r>
        <w:rPr>
          <w:sz w:val="20"/>
        </w:rPr>
        <w:t>Brown</w:t>
      </w:r>
      <w:r>
        <w:rPr>
          <w:spacing w:val="4"/>
          <w:sz w:val="20"/>
        </w:rPr>
        <w:t xml:space="preserve"> </w:t>
      </w:r>
      <w:r>
        <w:rPr>
          <w:i/>
          <w:spacing w:val="-2"/>
          <w:sz w:val="20"/>
        </w:rPr>
        <w:t>(Chair)</w:t>
      </w:r>
      <w:r>
        <w:rPr>
          <w:i/>
          <w:sz w:val="20"/>
        </w:rPr>
        <w:tab/>
      </w:r>
      <w:r>
        <w:rPr>
          <w:sz w:val="20"/>
        </w:rPr>
        <w:t>R.</w:t>
      </w:r>
      <w:r>
        <w:rPr>
          <w:spacing w:val="6"/>
          <w:sz w:val="20"/>
        </w:rPr>
        <w:t xml:space="preserve"> </w:t>
      </w:r>
      <w:r>
        <w:rPr>
          <w:spacing w:val="-2"/>
          <w:sz w:val="20"/>
        </w:rPr>
        <w:t>Nielsen</w:t>
      </w:r>
    </w:p>
    <w:p w14:paraId="0AE38F2B" w14:textId="77777777" w:rsidR="00EC7641" w:rsidRDefault="007774D2">
      <w:pPr>
        <w:pStyle w:val="BodyText"/>
        <w:tabs>
          <w:tab w:val="left" w:pos="2553"/>
        </w:tabs>
        <w:spacing w:line="249" w:lineRule="exact"/>
        <w:ind w:left="194"/>
      </w:pPr>
      <w:r>
        <w:t>K.</w:t>
      </w:r>
      <w:r>
        <w:rPr>
          <w:spacing w:val="6"/>
        </w:rPr>
        <w:t xml:space="preserve"> </w:t>
      </w:r>
      <w:r>
        <w:rPr>
          <w:spacing w:val="-2"/>
        </w:rPr>
        <w:t>Bailey</w:t>
      </w:r>
      <w:r>
        <w:tab/>
        <w:t>A.</w:t>
      </w:r>
      <w:r>
        <w:rPr>
          <w:spacing w:val="5"/>
        </w:rPr>
        <w:t xml:space="preserve"> </w:t>
      </w:r>
      <w:r>
        <w:rPr>
          <w:spacing w:val="-2"/>
        </w:rPr>
        <w:t>Pelletier</w:t>
      </w:r>
    </w:p>
    <w:p w14:paraId="56F81519" w14:textId="77777777" w:rsidR="00EC7641" w:rsidRDefault="007774D2">
      <w:pPr>
        <w:pStyle w:val="BodyText"/>
        <w:tabs>
          <w:tab w:val="left" w:pos="2553"/>
        </w:tabs>
        <w:spacing w:line="249" w:lineRule="exact"/>
        <w:ind w:left="194"/>
      </w:pPr>
      <w:r>
        <w:t>M.</w:t>
      </w:r>
      <w:r>
        <w:rPr>
          <w:spacing w:val="5"/>
        </w:rPr>
        <w:t xml:space="preserve"> </w:t>
      </w:r>
      <w:r>
        <w:rPr>
          <w:spacing w:val="-2"/>
        </w:rPr>
        <w:t>Bodnar</w:t>
      </w:r>
      <w:r>
        <w:tab/>
        <w:t>B.</w:t>
      </w:r>
      <w:r>
        <w:rPr>
          <w:spacing w:val="6"/>
        </w:rPr>
        <w:t xml:space="preserve"> </w:t>
      </w:r>
      <w:r>
        <w:rPr>
          <w:spacing w:val="-2"/>
        </w:rPr>
        <w:t>Schultz</w:t>
      </w:r>
    </w:p>
    <w:p w14:paraId="064E4DEE" w14:textId="77777777" w:rsidR="00EC7641" w:rsidRDefault="007774D2">
      <w:pPr>
        <w:pStyle w:val="BodyText"/>
        <w:tabs>
          <w:tab w:val="left" w:pos="2553"/>
        </w:tabs>
        <w:spacing w:line="248" w:lineRule="exact"/>
        <w:ind w:left="194"/>
      </w:pPr>
      <w:r>
        <w:t>C.</w:t>
      </w:r>
      <w:r>
        <w:rPr>
          <w:spacing w:val="5"/>
        </w:rPr>
        <w:t xml:space="preserve"> </w:t>
      </w:r>
      <w:r>
        <w:rPr>
          <w:spacing w:val="-2"/>
        </w:rPr>
        <w:t>Campbell</w:t>
      </w:r>
      <w:r>
        <w:tab/>
      </w:r>
      <w:r>
        <w:rPr>
          <w:spacing w:val="-9"/>
        </w:rPr>
        <w:t>P.</w:t>
      </w:r>
      <w:r>
        <w:rPr>
          <w:spacing w:val="-2"/>
        </w:rPr>
        <w:t xml:space="preserve"> </w:t>
      </w:r>
      <w:proofErr w:type="spellStart"/>
      <w:r>
        <w:rPr>
          <w:spacing w:val="-2"/>
        </w:rPr>
        <w:t>Shinkoda</w:t>
      </w:r>
      <w:proofErr w:type="spellEnd"/>
    </w:p>
    <w:p w14:paraId="051061E1" w14:textId="77777777" w:rsidR="00EC7641" w:rsidRDefault="007774D2">
      <w:pPr>
        <w:pStyle w:val="BodyText"/>
        <w:tabs>
          <w:tab w:val="left" w:pos="2553"/>
        </w:tabs>
        <w:spacing w:line="251" w:lineRule="exact"/>
        <w:ind w:left="194"/>
      </w:pPr>
      <w:r>
        <w:t>R.</w:t>
      </w:r>
      <w:r>
        <w:rPr>
          <w:spacing w:val="6"/>
        </w:rPr>
        <w:t xml:space="preserve"> </w:t>
      </w:r>
      <w:r>
        <w:rPr>
          <w:spacing w:val="-2"/>
        </w:rPr>
        <w:t>Cheung</w:t>
      </w:r>
      <w:r>
        <w:tab/>
        <w:t>E.</w:t>
      </w:r>
      <w:r>
        <w:rPr>
          <w:spacing w:val="6"/>
        </w:rPr>
        <w:t xml:space="preserve"> </w:t>
      </w:r>
      <w:proofErr w:type="spellStart"/>
      <w:r>
        <w:rPr>
          <w:spacing w:val="-2"/>
        </w:rPr>
        <w:t>Sopeju</w:t>
      </w:r>
      <w:proofErr w:type="spellEnd"/>
    </w:p>
    <w:p w14:paraId="6087B3FA" w14:textId="77777777" w:rsidR="00EC7641" w:rsidRDefault="007774D2">
      <w:pPr>
        <w:pStyle w:val="BodyText"/>
        <w:tabs>
          <w:tab w:val="left" w:pos="2553"/>
        </w:tabs>
        <w:spacing w:line="247" w:lineRule="exact"/>
        <w:ind w:left="194"/>
      </w:pPr>
      <w:r>
        <w:t>A.</w:t>
      </w:r>
      <w:r>
        <w:rPr>
          <w:spacing w:val="5"/>
        </w:rPr>
        <w:t xml:space="preserve"> </w:t>
      </w:r>
      <w:r>
        <w:rPr>
          <w:spacing w:val="-2"/>
        </w:rPr>
        <w:t>Crimi</w:t>
      </w:r>
      <w:r>
        <w:tab/>
        <w:t>J.</w:t>
      </w:r>
      <w:r>
        <w:rPr>
          <w:spacing w:val="7"/>
        </w:rPr>
        <w:t xml:space="preserve"> </w:t>
      </w:r>
      <w:r>
        <w:rPr>
          <w:spacing w:val="-2"/>
        </w:rPr>
        <w:t>Zorko</w:t>
      </w:r>
    </w:p>
    <w:p w14:paraId="51106359" w14:textId="77777777" w:rsidR="00EC7641" w:rsidRDefault="007774D2">
      <w:pPr>
        <w:pStyle w:val="BodyText"/>
        <w:spacing w:line="255" w:lineRule="exact"/>
        <w:ind w:left="194"/>
      </w:pPr>
      <w:r>
        <w:t>G.</w:t>
      </w:r>
      <w:r>
        <w:rPr>
          <w:spacing w:val="5"/>
        </w:rPr>
        <w:t xml:space="preserve"> </w:t>
      </w:r>
      <w:r>
        <w:rPr>
          <w:spacing w:val="-2"/>
        </w:rPr>
        <w:t>Frater</w:t>
      </w:r>
    </w:p>
    <w:p w14:paraId="7CC02BE3" w14:textId="77777777" w:rsidR="00EC7641" w:rsidRDefault="00EC7641">
      <w:pPr>
        <w:spacing w:line="255" w:lineRule="exact"/>
        <w:sectPr w:rsidR="00EC7641">
          <w:pgSz w:w="12240" w:h="15840"/>
          <w:pgMar w:top="1320" w:right="1080" w:bottom="420" w:left="840" w:header="374" w:footer="239" w:gutter="0"/>
          <w:cols w:num="2" w:space="720" w:equalWidth="0">
            <w:col w:w="4579" w:space="541"/>
            <w:col w:w="5200"/>
          </w:cols>
        </w:sectPr>
      </w:pPr>
    </w:p>
    <w:p w14:paraId="7360AC82" w14:textId="77777777" w:rsidR="00EC7641" w:rsidRDefault="007774D2">
      <w:pPr>
        <w:pStyle w:val="BodyText"/>
        <w:spacing w:line="236" w:lineRule="exact"/>
        <w:ind w:left="194"/>
      </w:pPr>
      <w:r>
        <w:t>B.</w:t>
      </w:r>
      <w:r>
        <w:rPr>
          <w:spacing w:val="6"/>
        </w:rPr>
        <w:t xml:space="preserve"> </w:t>
      </w:r>
      <w:proofErr w:type="spellStart"/>
      <w:r>
        <w:rPr>
          <w:spacing w:val="-2"/>
        </w:rPr>
        <w:t>Deeks</w:t>
      </w:r>
      <w:proofErr w:type="spellEnd"/>
    </w:p>
    <w:p w14:paraId="5EC6D99B" w14:textId="77777777" w:rsidR="00EC7641" w:rsidRDefault="007774D2">
      <w:pPr>
        <w:pStyle w:val="BodyText"/>
        <w:spacing w:line="241" w:lineRule="exact"/>
        <w:ind w:left="194"/>
      </w:pPr>
      <w:r>
        <w:t>S.</w:t>
      </w:r>
      <w:r>
        <w:rPr>
          <w:spacing w:val="6"/>
        </w:rPr>
        <w:t xml:space="preserve"> </w:t>
      </w:r>
      <w:r>
        <w:rPr>
          <w:spacing w:val="-2"/>
        </w:rPr>
        <w:t>Dueck</w:t>
      </w:r>
    </w:p>
    <w:p w14:paraId="0D96FC2F" w14:textId="77777777" w:rsidR="00EC7641" w:rsidRDefault="007774D2">
      <w:pPr>
        <w:pStyle w:val="BodyText"/>
        <w:spacing w:line="254" w:lineRule="exact"/>
        <w:ind w:left="194"/>
      </w:pPr>
      <w:r>
        <w:t>L.</w:t>
      </w:r>
      <w:r>
        <w:rPr>
          <w:spacing w:val="6"/>
        </w:rPr>
        <w:t xml:space="preserve"> </w:t>
      </w:r>
      <w:r>
        <w:rPr>
          <w:spacing w:val="-2"/>
        </w:rPr>
        <w:t>Hasan</w:t>
      </w:r>
    </w:p>
    <w:p w14:paraId="745547A0" w14:textId="77777777" w:rsidR="00EC7641" w:rsidRDefault="007774D2">
      <w:pPr>
        <w:spacing w:before="9"/>
        <w:rPr>
          <w:sz w:val="21"/>
        </w:rPr>
      </w:pPr>
      <w:r>
        <w:br w:type="column"/>
      </w:r>
    </w:p>
    <w:p w14:paraId="06A9B9F1" w14:textId="77777777" w:rsidR="00EC7641" w:rsidRDefault="007774D2">
      <w:pPr>
        <w:spacing w:line="207" w:lineRule="exact"/>
        <w:ind w:left="194"/>
        <w:rPr>
          <w:sz w:val="16"/>
        </w:rPr>
      </w:pPr>
      <w:r>
        <w:rPr>
          <w:sz w:val="16"/>
        </w:rPr>
        <w:t>Codes</w:t>
      </w:r>
      <w:r>
        <w:rPr>
          <w:spacing w:val="-3"/>
          <w:sz w:val="16"/>
        </w:rPr>
        <w:t xml:space="preserve"> </w:t>
      </w:r>
      <w:r>
        <w:rPr>
          <w:sz w:val="16"/>
        </w:rPr>
        <w:t>Canada</w:t>
      </w:r>
      <w:r>
        <w:rPr>
          <w:spacing w:val="-3"/>
          <w:sz w:val="16"/>
        </w:rPr>
        <w:t xml:space="preserve"> </w:t>
      </w:r>
      <w:r>
        <w:rPr>
          <w:spacing w:val="-2"/>
          <w:sz w:val="16"/>
        </w:rPr>
        <w:t>staff</w:t>
      </w:r>
    </w:p>
    <w:p w14:paraId="384F0CEC" w14:textId="77777777" w:rsidR="00EC7641" w:rsidRDefault="007774D2">
      <w:pPr>
        <w:spacing w:line="207" w:lineRule="exact"/>
        <w:ind w:left="194"/>
        <w:rPr>
          <w:sz w:val="16"/>
        </w:rPr>
      </w:pPr>
      <w:r>
        <w:rPr>
          <w:sz w:val="16"/>
        </w:rPr>
        <w:t>who</w:t>
      </w:r>
      <w:r>
        <w:rPr>
          <w:spacing w:val="-3"/>
          <w:sz w:val="16"/>
        </w:rPr>
        <w:t xml:space="preserve"> </w:t>
      </w:r>
      <w:r>
        <w:rPr>
          <w:sz w:val="16"/>
        </w:rPr>
        <w:t>provided</w:t>
      </w:r>
      <w:r>
        <w:rPr>
          <w:spacing w:val="-2"/>
          <w:sz w:val="16"/>
        </w:rPr>
        <w:t xml:space="preserve"> </w:t>
      </w:r>
      <w:proofErr w:type="gramStart"/>
      <w:r>
        <w:rPr>
          <w:spacing w:val="-2"/>
          <w:sz w:val="16"/>
        </w:rPr>
        <w:t>assistance</w:t>
      </w:r>
      <w:proofErr w:type="gramEnd"/>
    </w:p>
    <w:p w14:paraId="4BAF8051" w14:textId="77777777" w:rsidR="00EC7641" w:rsidRDefault="007774D2">
      <w:pPr>
        <w:pStyle w:val="BodyText"/>
        <w:spacing w:line="224" w:lineRule="exact"/>
        <w:ind w:left="194"/>
      </w:pPr>
      <w:r>
        <w:br w:type="column"/>
      </w:r>
      <w:r>
        <w:rPr>
          <w:spacing w:val="-9"/>
        </w:rPr>
        <w:t>P.</w:t>
      </w:r>
      <w:r>
        <w:rPr>
          <w:spacing w:val="-2"/>
        </w:rPr>
        <w:t xml:space="preserve"> Gautreau</w:t>
      </w:r>
    </w:p>
    <w:p w14:paraId="26DA8150" w14:textId="77777777" w:rsidR="00EC7641" w:rsidRDefault="007774D2">
      <w:pPr>
        <w:pStyle w:val="BodyText"/>
        <w:spacing w:line="241" w:lineRule="exact"/>
        <w:ind w:left="194"/>
      </w:pPr>
      <w:r>
        <w:t>L.</w:t>
      </w:r>
      <w:r>
        <w:rPr>
          <w:spacing w:val="6"/>
        </w:rPr>
        <w:t xml:space="preserve"> </w:t>
      </w:r>
      <w:r>
        <w:rPr>
          <w:spacing w:val="-2"/>
        </w:rPr>
        <w:t>Hamre</w:t>
      </w:r>
    </w:p>
    <w:p w14:paraId="279FA465" w14:textId="77777777" w:rsidR="00EC7641" w:rsidRDefault="007774D2">
      <w:pPr>
        <w:pStyle w:val="BodyText"/>
        <w:spacing w:line="257" w:lineRule="exact"/>
        <w:ind w:left="194"/>
      </w:pPr>
      <w:r>
        <w:t>A.</w:t>
      </w:r>
      <w:r>
        <w:rPr>
          <w:spacing w:val="1"/>
        </w:rPr>
        <w:t xml:space="preserve"> </w:t>
      </w:r>
      <w:r>
        <w:rPr>
          <w:spacing w:val="-2"/>
        </w:rPr>
        <w:t>Harmsworth</w:t>
      </w:r>
    </w:p>
    <w:p w14:paraId="3272715D" w14:textId="77777777" w:rsidR="00EC7641" w:rsidRDefault="007774D2">
      <w:pPr>
        <w:spacing w:before="40" w:line="208" w:lineRule="exact"/>
        <w:ind w:left="194"/>
        <w:rPr>
          <w:sz w:val="16"/>
        </w:rPr>
      </w:pPr>
      <w:r>
        <w:br w:type="column"/>
      </w:r>
      <w:r>
        <w:rPr>
          <w:sz w:val="16"/>
        </w:rPr>
        <w:t>Codes</w:t>
      </w:r>
      <w:r>
        <w:rPr>
          <w:spacing w:val="-3"/>
          <w:sz w:val="16"/>
        </w:rPr>
        <w:t xml:space="preserve"> </w:t>
      </w:r>
      <w:r>
        <w:rPr>
          <w:sz w:val="16"/>
        </w:rPr>
        <w:t>Canada</w:t>
      </w:r>
      <w:r>
        <w:rPr>
          <w:spacing w:val="-2"/>
          <w:sz w:val="16"/>
        </w:rPr>
        <w:t xml:space="preserve"> staff</w:t>
      </w:r>
    </w:p>
    <w:p w14:paraId="6B73B8E0" w14:textId="77777777" w:rsidR="00EC7641" w:rsidRDefault="007774D2">
      <w:pPr>
        <w:spacing w:before="4" w:line="223" w:lineRule="auto"/>
        <w:ind w:left="194" w:right="793"/>
        <w:rPr>
          <w:sz w:val="16"/>
        </w:rPr>
      </w:pPr>
      <w:r>
        <w:rPr>
          <w:sz w:val="16"/>
        </w:rPr>
        <w:t>who</w:t>
      </w:r>
      <w:r>
        <w:rPr>
          <w:spacing w:val="-10"/>
          <w:sz w:val="16"/>
        </w:rPr>
        <w:t xml:space="preserve"> </w:t>
      </w:r>
      <w:r>
        <w:rPr>
          <w:sz w:val="16"/>
        </w:rPr>
        <w:t>provided</w:t>
      </w:r>
      <w:r>
        <w:rPr>
          <w:spacing w:val="-10"/>
          <w:sz w:val="16"/>
        </w:rPr>
        <w:t xml:space="preserve"> </w:t>
      </w:r>
      <w:r>
        <w:rPr>
          <w:sz w:val="16"/>
        </w:rPr>
        <w:t>assistance</w:t>
      </w:r>
      <w:r>
        <w:rPr>
          <w:spacing w:val="40"/>
          <w:sz w:val="16"/>
        </w:rPr>
        <w:t xml:space="preserve"> </w:t>
      </w:r>
      <w:r>
        <w:rPr>
          <w:sz w:val="16"/>
        </w:rPr>
        <w:t xml:space="preserve">to the </w:t>
      </w:r>
      <w:proofErr w:type="gramStart"/>
      <w:r>
        <w:rPr>
          <w:sz w:val="16"/>
        </w:rPr>
        <w:t>Committee</w:t>
      </w:r>
      <w:proofErr w:type="gramEnd"/>
    </w:p>
    <w:p w14:paraId="51885D23" w14:textId="77777777" w:rsidR="00EC7641" w:rsidRDefault="00EC7641">
      <w:pPr>
        <w:spacing w:line="223" w:lineRule="auto"/>
        <w:rPr>
          <w:sz w:val="16"/>
        </w:rPr>
        <w:sectPr w:rsidR="00EC7641">
          <w:type w:val="continuous"/>
          <w:pgSz w:w="12240" w:h="15840"/>
          <w:pgMar w:top="1320" w:right="1080" w:bottom="420" w:left="840" w:header="374" w:footer="239" w:gutter="0"/>
          <w:cols w:num="4" w:space="720" w:equalWidth="0">
            <w:col w:w="1032" w:space="1328"/>
            <w:col w:w="1988" w:space="773"/>
            <w:col w:w="1634" w:space="725"/>
            <w:col w:w="2840"/>
          </w:cols>
        </w:sectPr>
      </w:pPr>
    </w:p>
    <w:p w14:paraId="7769F9FA" w14:textId="77777777" w:rsidR="00EC7641" w:rsidRDefault="007774D2">
      <w:pPr>
        <w:pStyle w:val="BodyText"/>
        <w:spacing w:line="244" w:lineRule="exact"/>
        <w:ind w:left="194"/>
      </w:pPr>
      <w:r>
        <w:t>T.</w:t>
      </w:r>
      <w:r>
        <w:rPr>
          <w:spacing w:val="-9"/>
        </w:rPr>
        <w:t xml:space="preserve"> </w:t>
      </w:r>
      <w:r>
        <w:rPr>
          <w:spacing w:val="-2"/>
        </w:rPr>
        <w:t>Imhoff</w:t>
      </w:r>
    </w:p>
    <w:p w14:paraId="37A7EC19" w14:textId="77777777" w:rsidR="00EC7641" w:rsidRDefault="007774D2">
      <w:pPr>
        <w:spacing w:line="176" w:lineRule="exact"/>
        <w:ind w:left="194"/>
        <w:rPr>
          <w:sz w:val="16"/>
        </w:rPr>
      </w:pPr>
      <w:r>
        <w:br w:type="column"/>
      </w:r>
      <w:r>
        <w:rPr>
          <w:sz w:val="16"/>
        </w:rPr>
        <w:t>to</w:t>
      </w:r>
      <w:r>
        <w:rPr>
          <w:spacing w:val="2"/>
          <w:sz w:val="16"/>
        </w:rPr>
        <w:t xml:space="preserve"> </w:t>
      </w:r>
      <w:r>
        <w:rPr>
          <w:sz w:val="16"/>
        </w:rPr>
        <w:t>the</w:t>
      </w:r>
      <w:r>
        <w:rPr>
          <w:spacing w:val="2"/>
          <w:sz w:val="16"/>
        </w:rPr>
        <w:t xml:space="preserve"> </w:t>
      </w:r>
      <w:r>
        <w:rPr>
          <w:spacing w:val="-2"/>
          <w:sz w:val="16"/>
        </w:rPr>
        <w:t>Committee</w:t>
      </w:r>
    </w:p>
    <w:p w14:paraId="401953B9" w14:textId="77777777" w:rsidR="00EC7641" w:rsidRDefault="007774D2">
      <w:pPr>
        <w:pStyle w:val="BodyText"/>
        <w:tabs>
          <w:tab w:val="left" w:pos="2553"/>
        </w:tabs>
        <w:spacing w:line="236" w:lineRule="exact"/>
        <w:ind w:left="194"/>
      </w:pPr>
      <w:r>
        <w:br w:type="column"/>
      </w:r>
      <w:r>
        <w:t>R.</w:t>
      </w:r>
      <w:r>
        <w:rPr>
          <w:spacing w:val="5"/>
        </w:rPr>
        <w:t xml:space="preserve"> </w:t>
      </w:r>
      <w:r>
        <w:rPr>
          <w:spacing w:val="-2"/>
        </w:rPr>
        <w:t>Jacobs</w:t>
      </w:r>
      <w:r>
        <w:tab/>
      </w:r>
      <w:r>
        <w:rPr>
          <w:position w:val="1"/>
        </w:rPr>
        <w:t>D.</w:t>
      </w:r>
      <w:r>
        <w:rPr>
          <w:spacing w:val="5"/>
          <w:position w:val="1"/>
        </w:rPr>
        <w:t xml:space="preserve"> </w:t>
      </w:r>
      <w:r>
        <w:rPr>
          <w:spacing w:val="-2"/>
          <w:position w:val="1"/>
        </w:rPr>
        <w:t>Esposito</w:t>
      </w:r>
    </w:p>
    <w:p w14:paraId="26ADB57A" w14:textId="77777777" w:rsidR="00EC7641" w:rsidRDefault="00EC7641">
      <w:pPr>
        <w:spacing w:line="236" w:lineRule="exact"/>
        <w:sectPr w:rsidR="00EC7641">
          <w:type w:val="continuous"/>
          <w:pgSz w:w="12240" w:h="15840"/>
          <w:pgMar w:top="1320" w:right="1080" w:bottom="420" w:left="840" w:header="374" w:footer="239" w:gutter="0"/>
          <w:cols w:num="3" w:space="720" w:equalWidth="0">
            <w:col w:w="1052" w:space="1308"/>
            <w:col w:w="1471" w:space="1289"/>
            <w:col w:w="5200"/>
          </w:cols>
        </w:sectPr>
      </w:pPr>
    </w:p>
    <w:p w14:paraId="7117D7EB" w14:textId="77777777" w:rsidR="00EC7641" w:rsidRDefault="007774D2">
      <w:pPr>
        <w:pStyle w:val="BodyText"/>
        <w:tabs>
          <w:tab w:val="left" w:pos="2554"/>
        </w:tabs>
        <w:spacing w:line="236" w:lineRule="exact"/>
        <w:ind w:left="194"/>
      </w:pPr>
      <w:r>
        <w:t>S.</w:t>
      </w:r>
      <w:r>
        <w:rPr>
          <w:spacing w:val="6"/>
        </w:rPr>
        <w:t xml:space="preserve"> </w:t>
      </w:r>
      <w:r>
        <w:rPr>
          <w:spacing w:val="-4"/>
        </w:rPr>
        <w:t>Kemp</w:t>
      </w:r>
      <w:r>
        <w:tab/>
      </w:r>
      <w:r>
        <w:rPr>
          <w:spacing w:val="-2"/>
        </w:rPr>
        <w:t>Y.</w:t>
      </w:r>
      <w:r>
        <w:rPr>
          <w:spacing w:val="-10"/>
        </w:rPr>
        <w:t xml:space="preserve"> </w:t>
      </w:r>
      <w:r>
        <w:rPr>
          <w:spacing w:val="-2"/>
        </w:rPr>
        <w:t>Carrier</w:t>
      </w:r>
    </w:p>
    <w:p w14:paraId="3AC340F7" w14:textId="77777777" w:rsidR="00EC7641" w:rsidRDefault="007774D2">
      <w:pPr>
        <w:pStyle w:val="BodyText"/>
        <w:tabs>
          <w:tab w:val="left" w:pos="2554"/>
        </w:tabs>
        <w:spacing w:line="243" w:lineRule="exact"/>
        <w:ind w:left="194"/>
      </w:pPr>
      <w:r>
        <w:t>D.</w:t>
      </w:r>
      <w:r>
        <w:rPr>
          <w:spacing w:val="5"/>
        </w:rPr>
        <w:t xml:space="preserve"> </w:t>
      </w:r>
      <w:r>
        <w:rPr>
          <w:spacing w:val="-2"/>
        </w:rPr>
        <w:t>Krauel</w:t>
      </w:r>
      <w:r>
        <w:tab/>
        <w:t>S.</w:t>
      </w:r>
      <w:r>
        <w:rPr>
          <w:spacing w:val="6"/>
        </w:rPr>
        <w:t xml:space="preserve"> </w:t>
      </w:r>
      <w:r>
        <w:rPr>
          <w:spacing w:val="-4"/>
        </w:rPr>
        <w:t>Gibb</w:t>
      </w:r>
    </w:p>
    <w:p w14:paraId="6FA02177" w14:textId="77777777" w:rsidR="00EC7641" w:rsidRDefault="007774D2">
      <w:pPr>
        <w:pStyle w:val="BodyText"/>
        <w:tabs>
          <w:tab w:val="left" w:pos="2554"/>
        </w:tabs>
        <w:spacing w:line="248" w:lineRule="exact"/>
        <w:ind w:left="194"/>
      </w:pPr>
      <w:r>
        <w:t>C.</w:t>
      </w:r>
      <w:r>
        <w:rPr>
          <w:spacing w:val="6"/>
        </w:rPr>
        <w:t xml:space="preserve"> </w:t>
      </w:r>
      <w:proofErr w:type="spellStart"/>
      <w:r>
        <w:rPr>
          <w:spacing w:val="-2"/>
        </w:rPr>
        <w:t>Kuruluk</w:t>
      </w:r>
      <w:proofErr w:type="spellEnd"/>
      <w:r>
        <w:tab/>
      </w:r>
      <w:r>
        <w:rPr>
          <w:position w:val="1"/>
        </w:rPr>
        <w:t>E.</w:t>
      </w:r>
      <w:r>
        <w:rPr>
          <w:spacing w:val="6"/>
          <w:position w:val="1"/>
        </w:rPr>
        <w:t xml:space="preserve"> </w:t>
      </w:r>
      <w:r>
        <w:rPr>
          <w:spacing w:val="-2"/>
          <w:position w:val="1"/>
        </w:rPr>
        <w:t>Girgis</w:t>
      </w:r>
    </w:p>
    <w:p w14:paraId="6D30B4FC" w14:textId="77777777" w:rsidR="00EC7641" w:rsidRDefault="007774D2">
      <w:pPr>
        <w:pStyle w:val="BodyText"/>
        <w:tabs>
          <w:tab w:val="left" w:pos="2554"/>
        </w:tabs>
        <w:spacing w:line="242" w:lineRule="exact"/>
        <w:ind w:left="194"/>
      </w:pPr>
      <w:r>
        <w:t>T.</w:t>
      </w:r>
      <w:r>
        <w:rPr>
          <w:spacing w:val="-8"/>
        </w:rPr>
        <w:t xml:space="preserve"> </w:t>
      </w:r>
      <w:r>
        <w:rPr>
          <w:spacing w:val="-5"/>
        </w:rPr>
        <w:t>Lau</w:t>
      </w:r>
      <w:r>
        <w:tab/>
        <w:t>R.</w:t>
      </w:r>
      <w:r>
        <w:rPr>
          <w:spacing w:val="5"/>
        </w:rPr>
        <w:t xml:space="preserve"> </w:t>
      </w:r>
      <w:r>
        <w:rPr>
          <w:spacing w:val="-2"/>
        </w:rPr>
        <w:t>Hassan</w:t>
      </w:r>
    </w:p>
    <w:p w14:paraId="009C10FA" w14:textId="77777777" w:rsidR="00EC7641" w:rsidRDefault="007774D2">
      <w:pPr>
        <w:pStyle w:val="BodyText"/>
        <w:tabs>
          <w:tab w:val="left" w:pos="2554"/>
        </w:tabs>
        <w:spacing w:line="244" w:lineRule="exact"/>
        <w:ind w:left="194"/>
      </w:pPr>
      <w:r>
        <w:t>N.</w:t>
      </w:r>
      <w:r>
        <w:rPr>
          <w:spacing w:val="4"/>
        </w:rPr>
        <w:t xml:space="preserve"> </w:t>
      </w:r>
      <w:r>
        <w:rPr>
          <w:spacing w:val="-2"/>
        </w:rPr>
        <w:t>Lessard</w:t>
      </w:r>
      <w:r>
        <w:tab/>
        <w:t>H.</w:t>
      </w:r>
      <w:r>
        <w:rPr>
          <w:spacing w:val="4"/>
        </w:rPr>
        <w:t xml:space="preserve"> </w:t>
      </w:r>
      <w:r>
        <w:rPr>
          <w:spacing w:val="-2"/>
        </w:rPr>
        <w:t>Martin</w:t>
      </w:r>
    </w:p>
    <w:p w14:paraId="7E43E9CF" w14:textId="77777777" w:rsidR="00EC7641" w:rsidRDefault="007774D2">
      <w:pPr>
        <w:pStyle w:val="BodyText"/>
        <w:tabs>
          <w:tab w:val="left" w:pos="2554"/>
        </w:tabs>
        <w:spacing w:line="248" w:lineRule="exact"/>
        <w:ind w:left="194"/>
      </w:pPr>
      <w:r>
        <w:t>W.</w:t>
      </w:r>
      <w:r>
        <w:rPr>
          <w:spacing w:val="-12"/>
        </w:rPr>
        <w:t xml:space="preserve"> </w:t>
      </w:r>
      <w:r>
        <w:rPr>
          <w:spacing w:val="-2"/>
        </w:rPr>
        <w:t>Leung</w:t>
      </w:r>
      <w:r>
        <w:tab/>
        <w:t>M.</w:t>
      </w:r>
      <w:r>
        <w:rPr>
          <w:spacing w:val="4"/>
        </w:rPr>
        <w:t xml:space="preserve"> </w:t>
      </w:r>
      <w:r>
        <w:rPr>
          <w:spacing w:val="-2"/>
        </w:rPr>
        <w:t>Nazim</w:t>
      </w:r>
    </w:p>
    <w:p w14:paraId="0E6DA3BD" w14:textId="77777777" w:rsidR="00EC7641" w:rsidRDefault="007774D2">
      <w:pPr>
        <w:pStyle w:val="BodyText"/>
        <w:tabs>
          <w:tab w:val="left" w:pos="2554"/>
        </w:tabs>
        <w:spacing w:line="253" w:lineRule="exact"/>
        <w:ind w:left="194"/>
      </w:pPr>
      <w:r>
        <w:t>J.</w:t>
      </w:r>
      <w:r>
        <w:rPr>
          <w:spacing w:val="5"/>
        </w:rPr>
        <w:t xml:space="preserve"> </w:t>
      </w:r>
      <w:r>
        <w:rPr>
          <w:spacing w:val="-2"/>
        </w:rPr>
        <w:t>Mantyla</w:t>
      </w:r>
      <w:r>
        <w:tab/>
        <w:t>R.</w:t>
      </w:r>
      <w:r>
        <w:rPr>
          <w:spacing w:val="6"/>
        </w:rPr>
        <w:t xml:space="preserve"> </w:t>
      </w:r>
      <w:r>
        <w:rPr>
          <w:spacing w:val="-2"/>
        </w:rPr>
        <w:t>Ullah</w:t>
      </w:r>
    </w:p>
    <w:p w14:paraId="1F2F3A24" w14:textId="77777777" w:rsidR="00EC7641" w:rsidRDefault="007774D2">
      <w:pPr>
        <w:pStyle w:val="BodyText"/>
        <w:tabs>
          <w:tab w:val="left" w:pos="2554"/>
        </w:tabs>
        <w:spacing w:line="248" w:lineRule="exact"/>
        <w:ind w:left="194"/>
      </w:pPr>
      <w:r>
        <w:t>Rd.</w:t>
      </w:r>
      <w:r>
        <w:rPr>
          <w:spacing w:val="2"/>
        </w:rPr>
        <w:t xml:space="preserve"> </w:t>
      </w:r>
      <w:r>
        <w:rPr>
          <w:spacing w:val="-2"/>
        </w:rPr>
        <w:t>Marshall</w:t>
      </w:r>
      <w:r>
        <w:tab/>
        <w:t>M.</w:t>
      </w:r>
      <w:r>
        <w:rPr>
          <w:spacing w:val="5"/>
        </w:rPr>
        <w:t xml:space="preserve"> </w:t>
      </w:r>
      <w:proofErr w:type="spellStart"/>
      <w:r>
        <w:rPr>
          <w:spacing w:val="-2"/>
        </w:rPr>
        <w:t>Zeghal</w:t>
      </w:r>
      <w:proofErr w:type="spellEnd"/>
    </w:p>
    <w:p w14:paraId="71D63E8F" w14:textId="77777777" w:rsidR="00EC7641" w:rsidRDefault="007774D2">
      <w:pPr>
        <w:pStyle w:val="BodyText"/>
        <w:spacing w:line="256" w:lineRule="exact"/>
        <w:ind w:left="194"/>
      </w:pPr>
      <w:r>
        <w:t>Z.</w:t>
      </w:r>
      <w:r>
        <w:rPr>
          <w:spacing w:val="7"/>
        </w:rPr>
        <w:t xml:space="preserve"> </w:t>
      </w:r>
      <w:r>
        <w:rPr>
          <w:spacing w:val="-5"/>
        </w:rPr>
        <w:t>May</w:t>
      </w:r>
    </w:p>
    <w:p w14:paraId="432AD8BA" w14:textId="77777777" w:rsidR="00EC7641" w:rsidRDefault="00EC7641">
      <w:pPr>
        <w:pStyle w:val="BodyText"/>
      </w:pPr>
    </w:p>
    <w:p w14:paraId="5DC93D3F" w14:textId="77777777" w:rsidR="00EC7641" w:rsidRDefault="00EC7641">
      <w:pPr>
        <w:pStyle w:val="BodyText"/>
      </w:pPr>
    </w:p>
    <w:p w14:paraId="0C3F8663" w14:textId="77777777" w:rsidR="00EC7641" w:rsidRDefault="00EC7641">
      <w:pPr>
        <w:pStyle w:val="BodyText"/>
        <w:spacing w:before="1"/>
        <w:rPr>
          <w:sz w:val="17"/>
        </w:rPr>
      </w:pPr>
    </w:p>
    <w:p w14:paraId="7C133809" w14:textId="77777777" w:rsidR="00EC7641" w:rsidRDefault="007774D2">
      <w:pPr>
        <w:pStyle w:val="Heading2"/>
        <w:spacing w:line="206" w:lineRule="auto"/>
        <w:ind w:left="774" w:firstLine="107"/>
      </w:pPr>
      <w:r>
        <w:t>Standing</w:t>
      </w:r>
      <w:r>
        <w:rPr>
          <w:spacing w:val="40"/>
        </w:rPr>
        <w:t xml:space="preserve"> </w:t>
      </w:r>
      <w:r>
        <w:t>Committee</w:t>
      </w:r>
      <w:r>
        <w:rPr>
          <w:spacing w:val="40"/>
        </w:rPr>
        <w:t xml:space="preserve"> </w:t>
      </w:r>
      <w:r>
        <w:t>on Environmental</w:t>
      </w:r>
      <w:r>
        <w:rPr>
          <w:spacing w:val="-20"/>
        </w:rPr>
        <w:t xml:space="preserve"> </w:t>
      </w:r>
      <w:r>
        <w:t>Separation</w:t>
      </w:r>
    </w:p>
    <w:p w14:paraId="0859BAB1" w14:textId="77777777" w:rsidR="00EC7641" w:rsidRDefault="007774D2">
      <w:pPr>
        <w:tabs>
          <w:tab w:val="left" w:pos="2554"/>
        </w:tabs>
        <w:spacing w:before="174" w:line="259" w:lineRule="exact"/>
        <w:ind w:left="194"/>
        <w:rPr>
          <w:sz w:val="20"/>
        </w:rPr>
      </w:pPr>
      <w:r>
        <w:rPr>
          <w:sz w:val="20"/>
        </w:rPr>
        <w:t>D.</w:t>
      </w:r>
      <w:r>
        <w:rPr>
          <w:spacing w:val="-5"/>
          <w:sz w:val="20"/>
        </w:rPr>
        <w:t xml:space="preserve"> </w:t>
      </w:r>
      <w:r>
        <w:rPr>
          <w:sz w:val="20"/>
        </w:rPr>
        <w:t>Watts</w:t>
      </w:r>
      <w:r>
        <w:rPr>
          <w:spacing w:val="-4"/>
          <w:sz w:val="20"/>
        </w:rPr>
        <w:t xml:space="preserve"> </w:t>
      </w:r>
      <w:r>
        <w:rPr>
          <w:i/>
          <w:spacing w:val="-2"/>
          <w:sz w:val="20"/>
        </w:rPr>
        <w:t>(Chair)</w:t>
      </w:r>
      <w:r>
        <w:rPr>
          <w:i/>
          <w:sz w:val="20"/>
        </w:rPr>
        <w:tab/>
      </w:r>
      <w:r>
        <w:rPr>
          <w:sz w:val="20"/>
        </w:rPr>
        <w:t>R.</w:t>
      </w:r>
      <w:r>
        <w:rPr>
          <w:spacing w:val="5"/>
          <w:sz w:val="20"/>
        </w:rPr>
        <w:t xml:space="preserve"> </w:t>
      </w:r>
      <w:r>
        <w:rPr>
          <w:spacing w:val="-2"/>
          <w:sz w:val="20"/>
        </w:rPr>
        <w:t>Rocheleau</w:t>
      </w:r>
    </w:p>
    <w:p w14:paraId="755BD0DE" w14:textId="77777777" w:rsidR="00EC7641" w:rsidRDefault="007774D2">
      <w:pPr>
        <w:pStyle w:val="BodyText"/>
        <w:tabs>
          <w:tab w:val="left" w:pos="2554"/>
        </w:tabs>
        <w:spacing w:line="248" w:lineRule="exact"/>
        <w:ind w:left="194"/>
      </w:pPr>
      <w:r>
        <w:t>R.</w:t>
      </w:r>
      <w:r>
        <w:rPr>
          <w:spacing w:val="7"/>
        </w:rPr>
        <w:t xml:space="preserve"> </w:t>
      </w:r>
      <w:r>
        <w:rPr>
          <w:spacing w:val="-4"/>
        </w:rPr>
        <w:t>Baker</w:t>
      </w:r>
      <w:r>
        <w:tab/>
        <w:t>B.</w:t>
      </w:r>
      <w:r>
        <w:rPr>
          <w:spacing w:val="2"/>
        </w:rPr>
        <w:t xml:space="preserve"> </w:t>
      </w:r>
      <w:r>
        <w:rPr>
          <w:spacing w:val="-2"/>
        </w:rPr>
        <w:t>Stamatopoulos</w:t>
      </w:r>
    </w:p>
    <w:p w14:paraId="5E68DA2B" w14:textId="77777777" w:rsidR="00EC7641" w:rsidRDefault="007774D2">
      <w:pPr>
        <w:pStyle w:val="BodyText"/>
        <w:tabs>
          <w:tab w:val="left" w:pos="2554"/>
        </w:tabs>
        <w:spacing w:line="248" w:lineRule="exact"/>
        <w:ind w:left="194"/>
      </w:pPr>
      <w:r>
        <w:t>M.</w:t>
      </w:r>
      <w:r>
        <w:rPr>
          <w:spacing w:val="6"/>
        </w:rPr>
        <w:t xml:space="preserve"> </w:t>
      </w:r>
      <w:r>
        <w:rPr>
          <w:spacing w:val="-4"/>
        </w:rPr>
        <w:t>Ball</w:t>
      </w:r>
      <w:r>
        <w:tab/>
        <w:t>D.</w:t>
      </w:r>
      <w:r>
        <w:rPr>
          <w:spacing w:val="5"/>
        </w:rPr>
        <w:t xml:space="preserve"> </w:t>
      </w:r>
      <w:r>
        <w:rPr>
          <w:spacing w:val="-2"/>
        </w:rPr>
        <w:t>Stones</w:t>
      </w:r>
    </w:p>
    <w:p w14:paraId="778697D5" w14:textId="77777777" w:rsidR="00EC7641" w:rsidRDefault="007774D2">
      <w:pPr>
        <w:pStyle w:val="BodyText"/>
        <w:tabs>
          <w:tab w:val="left" w:pos="2554"/>
        </w:tabs>
        <w:spacing w:line="258" w:lineRule="exact"/>
        <w:ind w:left="194"/>
      </w:pPr>
      <w:r>
        <w:t>S.</w:t>
      </w:r>
      <w:r>
        <w:rPr>
          <w:spacing w:val="6"/>
        </w:rPr>
        <w:t xml:space="preserve"> </w:t>
      </w:r>
      <w:r>
        <w:rPr>
          <w:spacing w:val="-2"/>
        </w:rPr>
        <w:t>Ciarlo</w:t>
      </w:r>
      <w:r>
        <w:tab/>
        <w:t>G.</w:t>
      </w:r>
      <w:r>
        <w:rPr>
          <w:spacing w:val="4"/>
        </w:rPr>
        <w:t xml:space="preserve"> </w:t>
      </w:r>
      <w:r>
        <w:rPr>
          <w:spacing w:val="-2"/>
        </w:rPr>
        <w:t>Sturgeon</w:t>
      </w:r>
    </w:p>
    <w:p w14:paraId="017BBC05" w14:textId="77777777" w:rsidR="00EC7641" w:rsidRDefault="007774D2">
      <w:pPr>
        <w:pStyle w:val="BodyText"/>
        <w:tabs>
          <w:tab w:val="left" w:pos="2553"/>
        </w:tabs>
        <w:spacing w:line="227" w:lineRule="exact"/>
        <w:ind w:left="194"/>
      </w:pPr>
      <w:r>
        <w:br w:type="column"/>
      </w:r>
      <w:r>
        <w:t>F.</w:t>
      </w:r>
      <w:r>
        <w:rPr>
          <w:spacing w:val="-8"/>
        </w:rPr>
        <w:t xml:space="preserve"> </w:t>
      </w:r>
      <w:r>
        <w:rPr>
          <w:spacing w:val="-2"/>
        </w:rPr>
        <w:t>Jeffers</w:t>
      </w:r>
      <w:r>
        <w:tab/>
        <w:t>M.</w:t>
      </w:r>
      <w:r>
        <w:rPr>
          <w:spacing w:val="5"/>
        </w:rPr>
        <w:t xml:space="preserve"> </w:t>
      </w:r>
      <w:r>
        <w:rPr>
          <w:spacing w:val="-2"/>
        </w:rPr>
        <w:t>Fortin</w:t>
      </w:r>
    </w:p>
    <w:p w14:paraId="02E8C631" w14:textId="77777777" w:rsidR="00EC7641" w:rsidRDefault="007774D2">
      <w:pPr>
        <w:pStyle w:val="BodyText"/>
        <w:tabs>
          <w:tab w:val="left" w:pos="2553"/>
        </w:tabs>
        <w:spacing w:line="249" w:lineRule="exact"/>
        <w:ind w:left="194"/>
      </w:pPr>
      <w:r>
        <w:t>J.</w:t>
      </w:r>
      <w:r>
        <w:rPr>
          <w:spacing w:val="6"/>
        </w:rPr>
        <w:t xml:space="preserve"> </w:t>
      </w:r>
      <w:r>
        <w:rPr>
          <w:spacing w:val="-4"/>
        </w:rPr>
        <w:t>Jeske</w:t>
      </w:r>
      <w:r>
        <w:tab/>
        <w:t>S. Hyde-</w:t>
      </w:r>
      <w:r>
        <w:rPr>
          <w:spacing w:val="-2"/>
        </w:rPr>
        <w:t>Clarke</w:t>
      </w:r>
    </w:p>
    <w:p w14:paraId="3707E606" w14:textId="77777777" w:rsidR="00EC7641" w:rsidRDefault="007774D2">
      <w:pPr>
        <w:pStyle w:val="BodyText"/>
        <w:tabs>
          <w:tab w:val="left" w:pos="2553"/>
        </w:tabs>
        <w:spacing w:line="247" w:lineRule="exact"/>
        <w:ind w:left="194"/>
      </w:pPr>
      <w:r>
        <w:t>N.</w:t>
      </w:r>
      <w:r>
        <w:rPr>
          <w:spacing w:val="6"/>
        </w:rPr>
        <w:t xml:space="preserve"> </w:t>
      </w:r>
      <w:r>
        <w:rPr>
          <w:spacing w:val="-4"/>
        </w:rPr>
        <w:t>Khan</w:t>
      </w:r>
      <w:r>
        <w:tab/>
        <w:t>A.</w:t>
      </w:r>
      <w:r>
        <w:rPr>
          <w:spacing w:val="6"/>
        </w:rPr>
        <w:t xml:space="preserve"> </w:t>
      </w:r>
      <w:r>
        <w:rPr>
          <w:spacing w:val="-2"/>
        </w:rPr>
        <w:t>Laroche</w:t>
      </w:r>
    </w:p>
    <w:p w14:paraId="45103733" w14:textId="77777777" w:rsidR="00EC7641" w:rsidRDefault="007774D2">
      <w:pPr>
        <w:pStyle w:val="BodyText"/>
        <w:tabs>
          <w:tab w:val="left" w:pos="2553"/>
        </w:tabs>
        <w:spacing w:line="244" w:lineRule="exact"/>
        <w:ind w:left="194"/>
      </w:pPr>
      <w:r>
        <w:t>M.</w:t>
      </w:r>
      <w:r>
        <w:rPr>
          <w:spacing w:val="6"/>
        </w:rPr>
        <w:t xml:space="preserve"> </w:t>
      </w:r>
      <w:r>
        <w:rPr>
          <w:spacing w:val="-2"/>
        </w:rPr>
        <w:t>Kohli</w:t>
      </w:r>
      <w:r>
        <w:tab/>
        <w:t>G.-L.</w:t>
      </w:r>
      <w:r>
        <w:rPr>
          <w:spacing w:val="4"/>
        </w:rPr>
        <w:t xml:space="preserve"> </w:t>
      </w:r>
      <w:r>
        <w:rPr>
          <w:spacing w:val="-2"/>
        </w:rPr>
        <w:t>Porcari</w:t>
      </w:r>
    </w:p>
    <w:p w14:paraId="1A2287E8" w14:textId="77777777" w:rsidR="00EC7641" w:rsidRDefault="007774D2">
      <w:pPr>
        <w:pStyle w:val="BodyText"/>
        <w:tabs>
          <w:tab w:val="left" w:pos="2553"/>
        </w:tabs>
        <w:spacing w:line="247" w:lineRule="exact"/>
        <w:ind w:left="194"/>
      </w:pPr>
      <w:r>
        <w:t>M.-A.</w:t>
      </w:r>
      <w:r>
        <w:rPr>
          <w:spacing w:val="2"/>
        </w:rPr>
        <w:t xml:space="preserve"> </w:t>
      </w:r>
      <w:r>
        <w:rPr>
          <w:spacing w:val="-2"/>
        </w:rPr>
        <w:t>Langevin</w:t>
      </w:r>
      <w:r>
        <w:tab/>
        <w:t>B.</w:t>
      </w:r>
      <w:r>
        <w:rPr>
          <w:spacing w:val="7"/>
        </w:rPr>
        <w:t xml:space="preserve"> </w:t>
      </w:r>
      <w:r>
        <w:rPr>
          <w:spacing w:val="-2"/>
        </w:rPr>
        <w:t>Potvin</w:t>
      </w:r>
    </w:p>
    <w:p w14:paraId="39C483BB" w14:textId="77777777" w:rsidR="00EC7641" w:rsidRDefault="007774D2">
      <w:pPr>
        <w:pStyle w:val="BodyText"/>
        <w:tabs>
          <w:tab w:val="left" w:pos="2553"/>
        </w:tabs>
        <w:spacing w:line="247" w:lineRule="exact"/>
        <w:ind w:left="194"/>
      </w:pPr>
      <w:r>
        <w:t>H.</w:t>
      </w:r>
      <w:r>
        <w:rPr>
          <w:spacing w:val="5"/>
        </w:rPr>
        <w:t xml:space="preserve"> </w:t>
      </w:r>
      <w:r>
        <w:rPr>
          <w:spacing w:val="-2"/>
        </w:rPr>
        <w:t>Locke</w:t>
      </w:r>
      <w:r>
        <w:tab/>
        <w:t>A.</w:t>
      </w:r>
      <w:r>
        <w:rPr>
          <w:spacing w:val="6"/>
        </w:rPr>
        <w:t xml:space="preserve"> </w:t>
      </w:r>
      <w:r>
        <w:rPr>
          <w:spacing w:val="-2"/>
        </w:rPr>
        <w:t>Robbins</w:t>
      </w:r>
    </w:p>
    <w:p w14:paraId="42FE7C78" w14:textId="77777777" w:rsidR="00EC7641" w:rsidRDefault="007774D2">
      <w:pPr>
        <w:pStyle w:val="BodyText"/>
        <w:tabs>
          <w:tab w:val="left" w:pos="2553"/>
        </w:tabs>
        <w:spacing w:line="244" w:lineRule="exact"/>
        <w:ind w:left="194"/>
      </w:pPr>
      <w:r>
        <w:t>R.</w:t>
      </w:r>
      <w:r>
        <w:rPr>
          <w:spacing w:val="5"/>
        </w:rPr>
        <w:t xml:space="preserve"> </w:t>
      </w:r>
      <w:r>
        <w:rPr>
          <w:spacing w:val="-2"/>
        </w:rPr>
        <w:t>McGrath</w:t>
      </w:r>
      <w:r>
        <w:tab/>
        <w:t>S.</w:t>
      </w:r>
      <w:r>
        <w:rPr>
          <w:spacing w:val="6"/>
        </w:rPr>
        <w:t xml:space="preserve"> </w:t>
      </w:r>
      <w:r>
        <w:rPr>
          <w:spacing w:val="-2"/>
        </w:rPr>
        <w:t>Shalabi</w:t>
      </w:r>
    </w:p>
    <w:p w14:paraId="37F9D1C6" w14:textId="77777777" w:rsidR="00EC7641" w:rsidRDefault="007774D2">
      <w:pPr>
        <w:pStyle w:val="BodyText"/>
        <w:tabs>
          <w:tab w:val="left" w:pos="2554"/>
        </w:tabs>
        <w:spacing w:line="257" w:lineRule="exact"/>
        <w:ind w:left="194"/>
      </w:pPr>
      <w:r>
        <w:t>R.</w:t>
      </w:r>
      <w:r>
        <w:rPr>
          <w:spacing w:val="6"/>
        </w:rPr>
        <w:t xml:space="preserve"> </w:t>
      </w:r>
      <w:r>
        <w:rPr>
          <w:spacing w:val="-2"/>
        </w:rPr>
        <w:t>McPhee</w:t>
      </w:r>
      <w:r>
        <w:tab/>
        <w:t>S.</w:t>
      </w:r>
      <w:r>
        <w:rPr>
          <w:spacing w:val="8"/>
        </w:rPr>
        <w:t xml:space="preserve"> </w:t>
      </w:r>
      <w:r>
        <w:rPr>
          <w:spacing w:val="-7"/>
        </w:rPr>
        <w:t>Yu</w:t>
      </w:r>
    </w:p>
    <w:p w14:paraId="05F16C07" w14:textId="77777777" w:rsidR="00EC7641" w:rsidRDefault="00EC7641">
      <w:pPr>
        <w:pStyle w:val="BodyText"/>
      </w:pPr>
    </w:p>
    <w:p w14:paraId="19CA0CE1" w14:textId="77777777" w:rsidR="00EC7641" w:rsidRDefault="00EC7641">
      <w:pPr>
        <w:pStyle w:val="BodyText"/>
      </w:pPr>
    </w:p>
    <w:p w14:paraId="775CE063" w14:textId="77777777" w:rsidR="00EC7641" w:rsidRDefault="00EC7641">
      <w:pPr>
        <w:pStyle w:val="BodyText"/>
        <w:spacing w:before="8"/>
        <w:rPr>
          <w:sz w:val="16"/>
        </w:rPr>
      </w:pPr>
    </w:p>
    <w:p w14:paraId="41192F33" w14:textId="77777777" w:rsidR="00EC7641" w:rsidRDefault="007774D2">
      <w:pPr>
        <w:pStyle w:val="Heading2"/>
        <w:spacing w:line="204" w:lineRule="auto"/>
        <w:ind w:left="908" w:hanging="715"/>
      </w:pPr>
      <w:r>
        <w:t>Standing</w:t>
      </w:r>
      <w:r>
        <w:rPr>
          <w:spacing w:val="-9"/>
        </w:rPr>
        <w:t xml:space="preserve"> </w:t>
      </w:r>
      <w:r>
        <w:t>Committee</w:t>
      </w:r>
      <w:r>
        <w:rPr>
          <w:spacing w:val="-9"/>
        </w:rPr>
        <w:t xml:space="preserve"> </w:t>
      </w:r>
      <w:r>
        <w:t>on</w:t>
      </w:r>
      <w:r>
        <w:rPr>
          <w:spacing w:val="-9"/>
        </w:rPr>
        <w:t xml:space="preserve"> </w:t>
      </w:r>
      <w:r>
        <w:t>Hazardous Materials and Activities</w:t>
      </w:r>
    </w:p>
    <w:p w14:paraId="7E348D77" w14:textId="77777777" w:rsidR="00EC7641" w:rsidRDefault="007774D2">
      <w:pPr>
        <w:spacing w:before="178" w:line="257" w:lineRule="exact"/>
        <w:ind w:left="194"/>
        <w:rPr>
          <w:i/>
          <w:sz w:val="20"/>
        </w:rPr>
      </w:pPr>
      <w:r>
        <w:rPr>
          <w:sz w:val="20"/>
        </w:rPr>
        <w:t>A.</w:t>
      </w:r>
      <w:r>
        <w:rPr>
          <w:spacing w:val="4"/>
          <w:sz w:val="20"/>
        </w:rPr>
        <w:t xml:space="preserve"> </w:t>
      </w:r>
      <w:r>
        <w:rPr>
          <w:sz w:val="20"/>
        </w:rPr>
        <w:t>MacLellan-Bonnell</w:t>
      </w:r>
      <w:r>
        <w:rPr>
          <w:spacing w:val="3"/>
          <w:sz w:val="20"/>
        </w:rPr>
        <w:t xml:space="preserve"> </w:t>
      </w:r>
      <w:r>
        <w:rPr>
          <w:i/>
          <w:spacing w:val="-2"/>
          <w:sz w:val="20"/>
        </w:rPr>
        <w:t>(Chair)</w:t>
      </w:r>
    </w:p>
    <w:p w14:paraId="41241B8C" w14:textId="77777777" w:rsidR="00EC7641" w:rsidRDefault="007774D2">
      <w:pPr>
        <w:pStyle w:val="BodyText"/>
        <w:tabs>
          <w:tab w:val="left" w:pos="2553"/>
        </w:tabs>
        <w:spacing w:line="245" w:lineRule="exact"/>
        <w:ind w:left="194"/>
      </w:pPr>
      <w:r>
        <w:rPr>
          <w:spacing w:val="-11"/>
        </w:rPr>
        <w:t>P.</w:t>
      </w:r>
      <w:r>
        <w:rPr>
          <w:spacing w:val="-1"/>
        </w:rPr>
        <w:t xml:space="preserve"> </w:t>
      </w:r>
      <w:r>
        <w:rPr>
          <w:spacing w:val="-2"/>
        </w:rPr>
        <w:t>Chamberland</w:t>
      </w:r>
      <w:r>
        <w:tab/>
        <w:t>J.</w:t>
      </w:r>
      <w:r>
        <w:rPr>
          <w:spacing w:val="6"/>
        </w:rPr>
        <w:t xml:space="preserve"> </w:t>
      </w:r>
      <w:proofErr w:type="spellStart"/>
      <w:r>
        <w:rPr>
          <w:spacing w:val="-2"/>
        </w:rPr>
        <w:t>Selann</w:t>
      </w:r>
      <w:proofErr w:type="spellEnd"/>
    </w:p>
    <w:p w14:paraId="21419384" w14:textId="77777777" w:rsidR="00EC7641" w:rsidRDefault="007774D2">
      <w:pPr>
        <w:pStyle w:val="BodyText"/>
        <w:tabs>
          <w:tab w:val="left" w:pos="2553"/>
        </w:tabs>
        <w:spacing w:line="251" w:lineRule="exact"/>
        <w:ind w:left="194"/>
      </w:pPr>
      <w:r>
        <w:t>R.</w:t>
      </w:r>
      <w:r>
        <w:rPr>
          <w:spacing w:val="6"/>
        </w:rPr>
        <w:t xml:space="preserve"> </w:t>
      </w:r>
      <w:proofErr w:type="spellStart"/>
      <w:r>
        <w:rPr>
          <w:spacing w:val="-2"/>
        </w:rPr>
        <w:t>Croome</w:t>
      </w:r>
      <w:proofErr w:type="spellEnd"/>
      <w:r>
        <w:tab/>
        <w:t>R.</w:t>
      </w:r>
      <w:r>
        <w:rPr>
          <w:spacing w:val="3"/>
        </w:rPr>
        <w:t xml:space="preserve"> </w:t>
      </w:r>
      <w:r>
        <w:rPr>
          <w:spacing w:val="-2"/>
        </w:rPr>
        <w:t>Stephenson</w:t>
      </w:r>
    </w:p>
    <w:p w14:paraId="6BC4F7A2" w14:textId="77777777" w:rsidR="00EC7641" w:rsidRDefault="007774D2">
      <w:pPr>
        <w:pStyle w:val="BodyText"/>
        <w:tabs>
          <w:tab w:val="left" w:pos="2553"/>
        </w:tabs>
        <w:spacing w:line="249" w:lineRule="exact"/>
        <w:ind w:left="194"/>
      </w:pPr>
      <w:r>
        <w:t>D.</w:t>
      </w:r>
      <w:r>
        <w:rPr>
          <w:spacing w:val="2"/>
        </w:rPr>
        <w:t xml:space="preserve"> </w:t>
      </w:r>
      <w:r>
        <w:rPr>
          <w:spacing w:val="-2"/>
        </w:rPr>
        <w:t>Edgecombe</w:t>
      </w:r>
      <w:r>
        <w:tab/>
        <w:t>B.</w:t>
      </w:r>
      <w:r>
        <w:rPr>
          <w:spacing w:val="6"/>
        </w:rPr>
        <w:t xml:space="preserve"> </w:t>
      </w:r>
      <w:r>
        <w:rPr>
          <w:spacing w:val="-2"/>
        </w:rPr>
        <w:t>Trussler</w:t>
      </w:r>
    </w:p>
    <w:p w14:paraId="7E5CE308" w14:textId="77777777" w:rsidR="00EC7641" w:rsidRDefault="007774D2">
      <w:pPr>
        <w:pStyle w:val="BodyText"/>
        <w:spacing w:line="256" w:lineRule="exact"/>
        <w:ind w:left="194"/>
      </w:pPr>
      <w:r>
        <w:t>T.</w:t>
      </w:r>
      <w:r>
        <w:rPr>
          <w:spacing w:val="-9"/>
        </w:rPr>
        <w:t xml:space="preserve"> </w:t>
      </w:r>
      <w:r>
        <w:rPr>
          <w:spacing w:val="-2"/>
        </w:rPr>
        <w:t>Espejo</w:t>
      </w:r>
    </w:p>
    <w:p w14:paraId="4C7E9A60" w14:textId="77777777" w:rsidR="00EC7641" w:rsidRDefault="00EC7641">
      <w:pPr>
        <w:spacing w:line="256" w:lineRule="exact"/>
        <w:sectPr w:rsidR="00EC7641">
          <w:type w:val="continuous"/>
          <w:pgSz w:w="12240" w:h="15840"/>
          <w:pgMar w:top="1320" w:right="1080" w:bottom="420" w:left="840" w:header="374" w:footer="239" w:gutter="0"/>
          <w:cols w:num="2" w:space="720" w:equalWidth="0">
            <w:col w:w="4214" w:space="906"/>
            <w:col w:w="5200"/>
          </w:cols>
        </w:sectPr>
      </w:pPr>
    </w:p>
    <w:p w14:paraId="2FF52114" w14:textId="77777777" w:rsidR="00EC7641" w:rsidRDefault="007774D2">
      <w:pPr>
        <w:pStyle w:val="BodyText"/>
        <w:tabs>
          <w:tab w:val="left" w:pos="2554"/>
        </w:tabs>
        <w:spacing w:line="239" w:lineRule="exact"/>
        <w:ind w:left="194"/>
      </w:pPr>
      <w:r>
        <w:rPr>
          <w:position w:val="1"/>
        </w:rPr>
        <w:t>M.</w:t>
      </w:r>
      <w:r>
        <w:rPr>
          <w:spacing w:val="3"/>
          <w:position w:val="1"/>
        </w:rPr>
        <w:t xml:space="preserve"> </w:t>
      </w:r>
      <w:r>
        <w:rPr>
          <w:spacing w:val="-2"/>
          <w:position w:val="1"/>
        </w:rPr>
        <w:t>Gumienny</w:t>
      </w:r>
      <w:r>
        <w:rPr>
          <w:position w:val="1"/>
        </w:rPr>
        <w:tab/>
      </w:r>
      <w:r>
        <w:t>J.</w:t>
      </w:r>
      <w:r>
        <w:rPr>
          <w:spacing w:val="6"/>
        </w:rPr>
        <w:t xml:space="preserve"> </w:t>
      </w:r>
      <w:r>
        <w:rPr>
          <w:spacing w:val="-4"/>
        </w:rPr>
        <w:t>Wade</w:t>
      </w:r>
    </w:p>
    <w:p w14:paraId="6A02CBB0" w14:textId="77777777" w:rsidR="00EC7641" w:rsidRDefault="007774D2">
      <w:pPr>
        <w:pStyle w:val="BodyText"/>
        <w:tabs>
          <w:tab w:val="left" w:pos="2554"/>
        </w:tabs>
        <w:spacing w:line="242" w:lineRule="exact"/>
        <w:ind w:left="194"/>
      </w:pPr>
      <w:r>
        <w:t>D.</w:t>
      </w:r>
      <w:r>
        <w:rPr>
          <w:spacing w:val="5"/>
        </w:rPr>
        <w:t xml:space="preserve"> </w:t>
      </w:r>
      <w:r>
        <w:rPr>
          <w:spacing w:val="-2"/>
        </w:rPr>
        <w:t>Ionescu</w:t>
      </w:r>
      <w:r>
        <w:tab/>
        <w:t>J.</w:t>
      </w:r>
      <w:r>
        <w:rPr>
          <w:spacing w:val="6"/>
        </w:rPr>
        <w:t xml:space="preserve"> </w:t>
      </w:r>
      <w:r>
        <w:rPr>
          <w:spacing w:val="-2"/>
        </w:rPr>
        <w:t>Wells</w:t>
      </w:r>
    </w:p>
    <w:p w14:paraId="084D0D76" w14:textId="77777777" w:rsidR="00EC7641" w:rsidRDefault="007774D2">
      <w:pPr>
        <w:pStyle w:val="BodyText"/>
        <w:spacing w:line="254" w:lineRule="exact"/>
        <w:ind w:left="194"/>
      </w:pPr>
      <w:r>
        <w:t>R.</w:t>
      </w:r>
      <w:r>
        <w:rPr>
          <w:spacing w:val="6"/>
        </w:rPr>
        <w:t xml:space="preserve"> </w:t>
      </w:r>
      <w:r>
        <w:rPr>
          <w:spacing w:val="-2"/>
        </w:rPr>
        <w:t>Jutras</w:t>
      </w:r>
    </w:p>
    <w:p w14:paraId="0F0A1846" w14:textId="77777777" w:rsidR="00EC7641" w:rsidRDefault="007774D2">
      <w:pPr>
        <w:pStyle w:val="BodyText"/>
        <w:spacing w:line="212" w:lineRule="exact"/>
        <w:ind w:left="194"/>
      </w:pPr>
      <w:r>
        <w:br w:type="column"/>
      </w:r>
      <w:r>
        <w:t>G.</w:t>
      </w:r>
      <w:r>
        <w:rPr>
          <w:spacing w:val="5"/>
        </w:rPr>
        <w:t xml:space="preserve"> </w:t>
      </w:r>
      <w:r>
        <w:rPr>
          <w:spacing w:val="-2"/>
        </w:rPr>
        <w:t>Fawcett</w:t>
      </w:r>
    </w:p>
    <w:p w14:paraId="1151F5F2" w14:textId="77777777" w:rsidR="00EC7641" w:rsidRDefault="007774D2">
      <w:pPr>
        <w:pStyle w:val="BodyText"/>
        <w:spacing w:line="245" w:lineRule="exact"/>
        <w:ind w:left="194"/>
      </w:pPr>
      <w:r>
        <w:t>E.</w:t>
      </w:r>
      <w:r>
        <w:rPr>
          <w:spacing w:val="3"/>
        </w:rPr>
        <w:t xml:space="preserve"> </w:t>
      </w:r>
      <w:r>
        <w:rPr>
          <w:spacing w:val="-2"/>
        </w:rPr>
        <w:t>Fernandes</w:t>
      </w:r>
    </w:p>
    <w:p w14:paraId="10550774" w14:textId="77777777" w:rsidR="00EC7641" w:rsidRDefault="007774D2">
      <w:pPr>
        <w:pStyle w:val="BodyText"/>
        <w:spacing w:line="258" w:lineRule="exact"/>
        <w:ind w:left="194"/>
      </w:pPr>
      <w:r>
        <w:t>M.</w:t>
      </w:r>
      <w:r>
        <w:rPr>
          <w:spacing w:val="5"/>
        </w:rPr>
        <w:t xml:space="preserve"> </w:t>
      </w:r>
      <w:proofErr w:type="spellStart"/>
      <w:r>
        <w:rPr>
          <w:spacing w:val="-2"/>
        </w:rPr>
        <w:t>Gagné</w:t>
      </w:r>
      <w:proofErr w:type="spellEnd"/>
    </w:p>
    <w:p w14:paraId="290BAC02" w14:textId="77777777" w:rsidR="00EC7641" w:rsidRDefault="007774D2">
      <w:pPr>
        <w:spacing w:line="180" w:lineRule="exact"/>
        <w:ind w:left="194"/>
        <w:rPr>
          <w:sz w:val="16"/>
        </w:rPr>
      </w:pPr>
      <w:r>
        <w:br w:type="column"/>
      </w:r>
      <w:r>
        <w:rPr>
          <w:sz w:val="16"/>
        </w:rPr>
        <w:t>Codes</w:t>
      </w:r>
      <w:r>
        <w:rPr>
          <w:spacing w:val="-3"/>
          <w:sz w:val="16"/>
        </w:rPr>
        <w:t xml:space="preserve"> </w:t>
      </w:r>
      <w:r>
        <w:rPr>
          <w:sz w:val="16"/>
        </w:rPr>
        <w:t>Canada</w:t>
      </w:r>
      <w:r>
        <w:rPr>
          <w:spacing w:val="-2"/>
          <w:sz w:val="16"/>
        </w:rPr>
        <w:t xml:space="preserve"> staff</w:t>
      </w:r>
    </w:p>
    <w:p w14:paraId="3FD28B6A" w14:textId="77777777" w:rsidR="00EC7641" w:rsidRDefault="007774D2">
      <w:pPr>
        <w:spacing w:before="3" w:line="223" w:lineRule="auto"/>
        <w:ind w:left="194" w:right="794"/>
        <w:rPr>
          <w:sz w:val="16"/>
        </w:rPr>
      </w:pPr>
      <w:r>
        <w:rPr>
          <w:sz w:val="16"/>
        </w:rPr>
        <w:t>who</w:t>
      </w:r>
      <w:r>
        <w:rPr>
          <w:spacing w:val="-10"/>
          <w:sz w:val="16"/>
        </w:rPr>
        <w:t xml:space="preserve"> </w:t>
      </w:r>
      <w:r>
        <w:rPr>
          <w:sz w:val="16"/>
        </w:rPr>
        <w:t>provided</w:t>
      </w:r>
      <w:r>
        <w:rPr>
          <w:spacing w:val="-10"/>
          <w:sz w:val="16"/>
        </w:rPr>
        <w:t xml:space="preserve"> </w:t>
      </w:r>
      <w:r>
        <w:rPr>
          <w:sz w:val="16"/>
        </w:rPr>
        <w:t>assistance</w:t>
      </w:r>
      <w:r>
        <w:rPr>
          <w:spacing w:val="40"/>
          <w:sz w:val="16"/>
        </w:rPr>
        <w:t xml:space="preserve"> </w:t>
      </w:r>
      <w:r>
        <w:rPr>
          <w:sz w:val="16"/>
        </w:rPr>
        <w:t xml:space="preserve">to the </w:t>
      </w:r>
      <w:proofErr w:type="gramStart"/>
      <w:r>
        <w:rPr>
          <w:sz w:val="16"/>
        </w:rPr>
        <w:t>Committee</w:t>
      </w:r>
      <w:proofErr w:type="gramEnd"/>
    </w:p>
    <w:p w14:paraId="0B3B2E50" w14:textId="77777777" w:rsidR="00EC7641" w:rsidRDefault="00EC7641">
      <w:pPr>
        <w:spacing w:line="223" w:lineRule="auto"/>
        <w:rPr>
          <w:sz w:val="16"/>
        </w:rPr>
        <w:sectPr w:rsidR="00EC7641">
          <w:type w:val="continuous"/>
          <w:pgSz w:w="12240" w:h="15840"/>
          <w:pgMar w:top="1320" w:right="1080" w:bottom="420" w:left="840" w:header="374" w:footer="239" w:gutter="0"/>
          <w:cols w:num="3" w:space="720" w:equalWidth="0">
            <w:col w:w="3272" w:space="1848"/>
            <w:col w:w="1384" w:space="975"/>
            <w:col w:w="2841"/>
          </w:cols>
        </w:sectPr>
      </w:pPr>
    </w:p>
    <w:p w14:paraId="786C6D81" w14:textId="77777777" w:rsidR="00EC7641" w:rsidRDefault="007774D2">
      <w:pPr>
        <w:pStyle w:val="BodyText"/>
        <w:spacing w:line="226" w:lineRule="exact"/>
        <w:ind w:left="194"/>
      </w:pPr>
      <w:r>
        <w:t>T.</w:t>
      </w:r>
      <w:r>
        <w:rPr>
          <w:spacing w:val="-7"/>
        </w:rPr>
        <w:t xml:space="preserve"> </w:t>
      </w:r>
      <w:r>
        <w:rPr>
          <w:spacing w:val="-5"/>
        </w:rPr>
        <w:t>Lee</w:t>
      </w:r>
    </w:p>
    <w:p w14:paraId="72B1E1C6" w14:textId="77777777" w:rsidR="00EC7641" w:rsidRDefault="007774D2">
      <w:pPr>
        <w:pStyle w:val="BodyText"/>
        <w:spacing w:line="244" w:lineRule="exact"/>
        <w:ind w:left="194"/>
      </w:pPr>
      <w:r>
        <w:t>D.</w:t>
      </w:r>
      <w:r>
        <w:rPr>
          <w:spacing w:val="2"/>
        </w:rPr>
        <w:t xml:space="preserve"> </w:t>
      </w:r>
      <w:r>
        <w:rPr>
          <w:spacing w:val="-2"/>
        </w:rPr>
        <w:t>MacDonald</w:t>
      </w:r>
    </w:p>
    <w:p w14:paraId="2D2F6922" w14:textId="77777777" w:rsidR="00EC7641" w:rsidRDefault="007774D2">
      <w:pPr>
        <w:pStyle w:val="BodyText"/>
        <w:spacing w:line="257" w:lineRule="exact"/>
        <w:ind w:left="194"/>
      </w:pPr>
      <w:r>
        <w:t>R.</w:t>
      </w:r>
      <w:r>
        <w:rPr>
          <w:spacing w:val="4"/>
        </w:rPr>
        <w:t xml:space="preserve"> </w:t>
      </w:r>
      <w:r>
        <w:rPr>
          <w:spacing w:val="-2"/>
        </w:rPr>
        <w:t>MacMillan</w:t>
      </w:r>
    </w:p>
    <w:p w14:paraId="0EE10F1A" w14:textId="77777777" w:rsidR="00EC7641" w:rsidRDefault="007774D2">
      <w:pPr>
        <w:spacing w:line="196" w:lineRule="exact"/>
        <w:ind w:left="194"/>
        <w:rPr>
          <w:sz w:val="16"/>
        </w:rPr>
      </w:pPr>
      <w:r>
        <w:br w:type="column"/>
      </w:r>
      <w:r>
        <w:rPr>
          <w:sz w:val="16"/>
        </w:rPr>
        <w:t>Codes</w:t>
      </w:r>
      <w:r>
        <w:rPr>
          <w:spacing w:val="-2"/>
          <w:sz w:val="16"/>
        </w:rPr>
        <w:t xml:space="preserve"> </w:t>
      </w:r>
      <w:r>
        <w:rPr>
          <w:sz w:val="16"/>
        </w:rPr>
        <w:t>Canada</w:t>
      </w:r>
      <w:r>
        <w:rPr>
          <w:spacing w:val="-2"/>
          <w:sz w:val="16"/>
        </w:rPr>
        <w:t xml:space="preserve"> staff</w:t>
      </w:r>
    </w:p>
    <w:p w14:paraId="6B0D1270" w14:textId="77777777" w:rsidR="00EC7641" w:rsidRDefault="007774D2">
      <w:pPr>
        <w:spacing w:before="3" w:line="223" w:lineRule="auto"/>
        <w:ind w:left="194"/>
        <w:rPr>
          <w:sz w:val="16"/>
        </w:rPr>
      </w:pPr>
      <w:r>
        <w:rPr>
          <w:sz w:val="16"/>
        </w:rPr>
        <w:t>who</w:t>
      </w:r>
      <w:r>
        <w:rPr>
          <w:spacing w:val="-10"/>
          <w:sz w:val="16"/>
        </w:rPr>
        <w:t xml:space="preserve"> </w:t>
      </w:r>
      <w:r>
        <w:rPr>
          <w:sz w:val="16"/>
        </w:rPr>
        <w:t>provided</w:t>
      </w:r>
      <w:r>
        <w:rPr>
          <w:spacing w:val="-10"/>
          <w:sz w:val="16"/>
        </w:rPr>
        <w:t xml:space="preserve"> </w:t>
      </w:r>
      <w:r>
        <w:rPr>
          <w:sz w:val="16"/>
        </w:rPr>
        <w:t>assistance</w:t>
      </w:r>
      <w:r>
        <w:rPr>
          <w:spacing w:val="40"/>
          <w:sz w:val="16"/>
        </w:rPr>
        <w:t xml:space="preserve"> </w:t>
      </w:r>
      <w:r>
        <w:rPr>
          <w:sz w:val="16"/>
        </w:rPr>
        <w:t xml:space="preserve">to the </w:t>
      </w:r>
      <w:proofErr w:type="gramStart"/>
      <w:r>
        <w:rPr>
          <w:sz w:val="16"/>
        </w:rPr>
        <w:t>Committee</w:t>
      </w:r>
      <w:proofErr w:type="gramEnd"/>
    </w:p>
    <w:p w14:paraId="6F894327" w14:textId="77777777" w:rsidR="00EC7641" w:rsidRDefault="007774D2">
      <w:pPr>
        <w:pStyle w:val="BodyText"/>
        <w:tabs>
          <w:tab w:val="left" w:pos="2553"/>
        </w:tabs>
        <w:spacing w:line="220" w:lineRule="exact"/>
        <w:ind w:left="194"/>
      </w:pPr>
      <w:r>
        <w:br w:type="column"/>
      </w:r>
      <w:r>
        <w:rPr>
          <w:spacing w:val="-9"/>
        </w:rPr>
        <w:t>P.</w:t>
      </w:r>
      <w:r>
        <w:rPr>
          <w:spacing w:val="-2"/>
        </w:rPr>
        <w:t xml:space="preserve"> Gauthier</w:t>
      </w:r>
      <w:r>
        <w:tab/>
      </w:r>
      <w:r>
        <w:rPr>
          <w:position w:val="1"/>
        </w:rPr>
        <w:t>D.</w:t>
      </w:r>
      <w:r>
        <w:rPr>
          <w:spacing w:val="5"/>
          <w:position w:val="1"/>
        </w:rPr>
        <w:t xml:space="preserve"> </w:t>
      </w:r>
      <w:r>
        <w:rPr>
          <w:spacing w:val="-2"/>
          <w:position w:val="1"/>
        </w:rPr>
        <w:t>Esposito</w:t>
      </w:r>
    </w:p>
    <w:p w14:paraId="7FE221BB" w14:textId="77777777" w:rsidR="00EC7641" w:rsidRDefault="007774D2">
      <w:pPr>
        <w:pStyle w:val="BodyText"/>
        <w:tabs>
          <w:tab w:val="left" w:pos="2553"/>
        </w:tabs>
        <w:spacing w:line="242" w:lineRule="exact"/>
        <w:ind w:left="194"/>
      </w:pPr>
      <w:r>
        <w:t>K.</w:t>
      </w:r>
      <w:r>
        <w:rPr>
          <w:spacing w:val="7"/>
        </w:rPr>
        <w:t xml:space="preserve"> </w:t>
      </w:r>
      <w:r>
        <w:rPr>
          <w:spacing w:val="-4"/>
        </w:rPr>
        <w:t>Jess</w:t>
      </w:r>
      <w:r>
        <w:tab/>
        <w:t>M.</w:t>
      </w:r>
      <w:r>
        <w:rPr>
          <w:spacing w:val="5"/>
        </w:rPr>
        <w:t xml:space="preserve"> </w:t>
      </w:r>
      <w:r>
        <w:rPr>
          <w:spacing w:val="-2"/>
        </w:rPr>
        <w:t>Fortin</w:t>
      </w:r>
    </w:p>
    <w:p w14:paraId="2134F8CC" w14:textId="77777777" w:rsidR="00EC7641" w:rsidRDefault="007774D2">
      <w:pPr>
        <w:pStyle w:val="BodyText"/>
        <w:tabs>
          <w:tab w:val="left" w:pos="2553"/>
        </w:tabs>
        <w:spacing w:line="257" w:lineRule="exact"/>
        <w:ind w:left="194"/>
      </w:pPr>
      <w:r>
        <w:t>M.</w:t>
      </w:r>
      <w:r>
        <w:rPr>
          <w:spacing w:val="2"/>
        </w:rPr>
        <w:t xml:space="preserve"> </w:t>
      </w:r>
      <w:proofErr w:type="spellStart"/>
      <w:r>
        <w:rPr>
          <w:spacing w:val="-2"/>
        </w:rPr>
        <w:t>Mailvaganam</w:t>
      </w:r>
      <w:proofErr w:type="spellEnd"/>
      <w:r>
        <w:tab/>
        <w:t>S.</w:t>
      </w:r>
      <w:r>
        <w:rPr>
          <w:spacing w:val="2"/>
        </w:rPr>
        <w:t xml:space="preserve"> </w:t>
      </w:r>
      <w:r>
        <w:t>Hyde-</w:t>
      </w:r>
      <w:r>
        <w:rPr>
          <w:spacing w:val="-2"/>
        </w:rPr>
        <w:t>Clarke</w:t>
      </w:r>
    </w:p>
    <w:p w14:paraId="08397950" w14:textId="77777777" w:rsidR="00EC7641" w:rsidRDefault="00EC7641">
      <w:pPr>
        <w:spacing w:line="257" w:lineRule="exact"/>
        <w:sectPr w:rsidR="00EC7641">
          <w:type w:val="continuous"/>
          <w:pgSz w:w="12240" w:h="15840"/>
          <w:pgMar w:top="1320" w:right="1080" w:bottom="420" w:left="840" w:header="374" w:footer="239" w:gutter="0"/>
          <w:cols w:num="3" w:space="720" w:equalWidth="0">
            <w:col w:w="1533" w:space="828"/>
            <w:col w:w="1988" w:space="772"/>
            <w:col w:w="5199"/>
          </w:cols>
        </w:sectPr>
      </w:pPr>
    </w:p>
    <w:p w14:paraId="1FEFA551" w14:textId="77777777" w:rsidR="00EC7641" w:rsidRDefault="007774D2">
      <w:pPr>
        <w:pStyle w:val="BodyText"/>
        <w:tabs>
          <w:tab w:val="left" w:pos="2360"/>
        </w:tabs>
        <w:spacing w:line="232" w:lineRule="exact"/>
        <w:ind w:right="54"/>
        <w:jc w:val="right"/>
      </w:pPr>
      <w:r>
        <w:t>Rd.</w:t>
      </w:r>
      <w:r>
        <w:rPr>
          <w:spacing w:val="2"/>
        </w:rPr>
        <w:t xml:space="preserve"> </w:t>
      </w:r>
      <w:r>
        <w:rPr>
          <w:spacing w:val="-2"/>
        </w:rPr>
        <w:t>Marshall</w:t>
      </w:r>
      <w:r>
        <w:tab/>
        <w:t>R.</w:t>
      </w:r>
      <w:r>
        <w:rPr>
          <w:spacing w:val="6"/>
        </w:rPr>
        <w:t xml:space="preserve"> </w:t>
      </w:r>
      <w:r>
        <w:rPr>
          <w:spacing w:val="-2"/>
        </w:rPr>
        <w:t>Hassan</w:t>
      </w:r>
    </w:p>
    <w:p w14:paraId="47A5D131" w14:textId="77777777" w:rsidR="00EC7641" w:rsidRDefault="007774D2">
      <w:pPr>
        <w:pStyle w:val="BodyText"/>
        <w:spacing w:line="257" w:lineRule="exact"/>
        <w:ind w:right="38"/>
        <w:jc w:val="right"/>
      </w:pPr>
      <w:r>
        <w:t>M.</w:t>
      </w:r>
      <w:r>
        <w:rPr>
          <w:spacing w:val="5"/>
        </w:rPr>
        <w:t xml:space="preserve"> </w:t>
      </w:r>
      <w:proofErr w:type="spellStart"/>
      <w:r>
        <w:rPr>
          <w:spacing w:val="-2"/>
        </w:rPr>
        <w:t>Zeghal</w:t>
      </w:r>
      <w:proofErr w:type="spellEnd"/>
    </w:p>
    <w:p w14:paraId="3F572A8E" w14:textId="77777777" w:rsidR="00EC7641" w:rsidRDefault="007774D2">
      <w:pPr>
        <w:pStyle w:val="BodyText"/>
        <w:tabs>
          <w:tab w:val="left" w:pos="2553"/>
        </w:tabs>
        <w:spacing w:line="232" w:lineRule="exact"/>
        <w:ind w:left="194"/>
      </w:pPr>
      <w:r>
        <w:br w:type="column"/>
      </w:r>
      <w:r>
        <w:rPr>
          <w:position w:val="1"/>
        </w:rPr>
        <w:t>M.</w:t>
      </w:r>
      <w:r>
        <w:rPr>
          <w:spacing w:val="7"/>
          <w:position w:val="1"/>
        </w:rPr>
        <w:t xml:space="preserve"> </w:t>
      </w:r>
      <w:r>
        <w:rPr>
          <w:spacing w:val="-5"/>
          <w:position w:val="1"/>
        </w:rPr>
        <w:t>Ng</w:t>
      </w:r>
      <w:r>
        <w:rPr>
          <w:position w:val="1"/>
        </w:rPr>
        <w:tab/>
      </w:r>
      <w:r>
        <w:t>A.</w:t>
      </w:r>
      <w:r>
        <w:rPr>
          <w:spacing w:val="5"/>
        </w:rPr>
        <w:t xml:space="preserve"> </w:t>
      </w:r>
      <w:r>
        <w:rPr>
          <w:spacing w:val="-2"/>
        </w:rPr>
        <w:t>Laroche</w:t>
      </w:r>
    </w:p>
    <w:p w14:paraId="0E0856B1" w14:textId="77777777" w:rsidR="00EC7641" w:rsidRDefault="007774D2">
      <w:pPr>
        <w:pStyle w:val="BodyText"/>
        <w:tabs>
          <w:tab w:val="left" w:pos="2553"/>
        </w:tabs>
        <w:spacing w:line="243" w:lineRule="exact"/>
        <w:ind w:left="194"/>
      </w:pPr>
      <w:r>
        <w:rPr>
          <w:spacing w:val="-7"/>
        </w:rPr>
        <w:t>P.</w:t>
      </w:r>
      <w:r>
        <w:rPr>
          <w:spacing w:val="-5"/>
        </w:rPr>
        <w:t xml:space="preserve"> </w:t>
      </w:r>
      <w:r>
        <w:rPr>
          <w:spacing w:val="-2"/>
        </w:rPr>
        <w:t>Parent</w:t>
      </w:r>
      <w:r>
        <w:tab/>
        <w:t>G.-L.</w:t>
      </w:r>
      <w:r>
        <w:rPr>
          <w:spacing w:val="4"/>
        </w:rPr>
        <w:t xml:space="preserve"> </w:t>
      </w:r>
      <w:r>
        <w:rPr>
          <w:spacing w:val="-2"/>
        </w:rPr>
        <w:t>Porcari</w:t>
      </w:r>
    </w:p>
    <w:p w14:paraId="70F27441" w14:textId="77777777" w:rsidR="00EC7641" w:rsidRDefault="007774D2">
      <w:pPr>
        <w:pStyle w:val="BodyText"/>
        <w:tabs>
          <w:tab w:val="left" w:pos="2553"/>
        </w:tabs>
        <w:spacing w:line="244" w:lineRule="exact"/>
        <w:ind w:left="194"/>
      </w:pPr>
      <w:r>
        <w:t>M.</w:t>
      </w:r>
      <w:r>
        <w:rPr>
          <w:spacing w:val="5"/>
        </w:rPr>
        <w:t xml:space="preserve"> </w:t>
      </w:r>
      <w:r>
        <w:rPr>
          <w:spacing w:val="-2"/>
        </w:rPr>
        <w:t>Parker</w:t>
      </w:r>
      <w:r>
        <w:tab/>
        <w:t>B.</w:t>
      </w:r>
      <w:r>
        <w:rPr>
          <w:spacing w:val="7"/>
        </w:rPr>
        <w:t xml:space="preserve"> </w:t>
      </w:r>
      <w:r>
        <w:rPr>
          <w:spacing w:val="-2"/>
        </w:rPr>
        <w:t>Potvin</w:t>
      </w:r>
    </w:p>
    <w:p w14:paraId="2062C50C" w14:textId="77777777" w:rsidR="00EC7641" w:rsidRDefault="007774D2">
      <w:pPr>
        <w:pStyle w:val="BodyText"/>
        <w:tabs>
          <w:tab w:val="left" w:pos="2553"/>
        </w:tabs>
        <w:spacing w:line="244" w:lineRule="exact"/>
        <w:ind w:left="194"/>
      </w:pPr>
      <w:r>
        <w:t>S.</w:t>
      </w:r>
      <w:r>
        <w:rPr>
          <w:spacing w:val="6"/>
        </w:rPr>
        <w:t xml:space="preserve"> </w:t>
      </w:r>
      <w:r>
        <w:rPr>
          <w:spacing w:val="-2"/>
        </w:rPr>
        <w:t>Porter</w:t>
      </w:r>
      <w:r>
        <w:tab/>
        <w:t>A.</w:t>
      </w:r>
      <w:r>
        <w:rPr>
          <w:spacing w:val="6"/>
        </w:rPr>
        <w:t xml:space="preserve"> </w:t>
      </w:r>
      <w:r>
        <w:rPr>
          <w:spacing w:val="-2"/>
        </w:rPr>
        <w:t>Robbins</w:t>
      </w:r>
    </w:p>
    <w:p w14:paraId="082E1256" w14:textId="77777777" w:rsidR="00EC7641" w:rsidRDefault="007774D2">
      <w:pPr>
        <w:pStyle w:val="BodyText"/>
        <w:tabs>
          <w:tab w:val="left" w:pos="2554"/>
        </w:tabs>
        <w:spacing w:line="245" w:lineRule="exact"/>
        <w:ind w:left="194"/>
      </w:pPr>
      <w:r>
        <w:rPr>
          <w:spacing w:val="-9"/>
        </w:rPr>
        <w:t>P.</w:t>
      </w:r>
      <w:r>
        <w:rPr>
          <w:spacing w:val="-2"/>
        </w:rPr>
        <w:t xml:space="preserve"> Richards</w:t>
      </w:r>
      <w:r>
        <w:tab/>
        <w:t>S.</w:t>
      </w:r>
      <w:r>
        <w:rPr>
          <w:spacing w:val="6"/>
        </w:rPr>
        <w:t xml:space="preserve"> </w:t>
      </w:r>
      <w:r>
        <w:rPr>
          <w:spacing w:val="-2"/>
        </w:rPr>
        <w:t>Shalabi</w:t>
      </w:r>
    </w:p>
    <w:p w14:paraId="6A8230D3" w14:textId="77777777" w:rsidR="00EC7641" w:rsidRDefault="007774D2">
      <w:pPr>
        <w:pStyle w:val="BodyText"/>
        <w:tabs>
          <w:tab w:val="left" w:pos="2553"/>
        </w:tabs>
        <w:spacing w:line="258" w:lineRule="exact"/>
        <w:ind w:left="194"/>
      </w:pPr>
      <w:r>
        <w:t>W.</w:t>
      </w:r>
      <w:r>
        <w:rPr>
          <w:spacing w:val="-13"/>
        </w:rPr>
        <w:t xml:space="preserve"> </w:t>
      </w:r>
      <w:r>
        <w:rPr>
          <w:spacing w:val="-2"/>
        </w:rPr>
        <w:t>Rodger</w:t>
      </w:r>
      <w:r>
        <w:tab/>
        <w:t>S.</w:t>
      </w:r>
      <w:r>
        <w:rPr>
          <w:spacing w:val="8"/>
        </w:rPr>
        <w:t xml:space="preserve"> </w:t>
      </w:r>
      <w:r>
        <w:rPr>
          <w:spacing w:val="-5"/>
        </w:rPr>
        <w:t>Yu</w:t>
      </w:r>
    </w:p>
    <w:p w14:paraId="1F9808B6" w14:textId="77777777" w:rsidR="00EC7641" w:rsidRDefault="00EC7641">
      <w:pPr>
        <w:spacing w:line="258" w:lineRule="exact"/>
        <w:sectPr w:rsidR="00EC7641">
          <w:type w:val="continuous"/>
          <w:pgSz w:w="12240" w:h="15840"/>
          <w:pgMar w:top="1320" w:right="1080" w:bottom="420" w:left="840" w:header="374" w:footer="239" w:gutter="0"/>
          <w:cols w:num="2" w:space="720" w:equalWidth="0">
            <w:col w:w="3506" w:space="1615"/>
            <w:col w:w="5199"/>
          </w:cols>
        </w:sectPr>
      </w:pPr>
    </w:p>
    <w:p w14:paraId="269303D6" w14:textId="77777777" w:rsidR="00EC7641" w:rsidRDefault="007774D2">
      <w:pPr>
        <w:pStyle w:val="Heading2"/>
        <w:spacing w:before="123" w:line="206" w:lineRule="auto"/>
        <w:ind w:left="1653" w:hanging="836"/>
      </w:pPr>
      <w:r>
        <w:lastRenderedPageBreak/>
        <w:t>Standing Committee on Housing and Small Buildings</w:t>
      </w:r>
    </w:p>
    <w:p w14:paraId="7106FAC9" w14:textId="77777777" w:rsidR="00EC7641" w:rsidRDefault="007774D2">
      <w:pPr>
        <w:tabs>
          <w:tab w:val="left" w:pos="3040"/>
        </w:tabs>
        <w:spacing w:before="173" w:line="257" w:lineRule="exact"/>
        <w:ind w:left="674"/>
        <w:rPr>
          <w:sz w:val="20"/>
        </w:rPr>
      </w:pPr>
      <w:r>
        <w:rPr>
          <w:sz w:val="20"/>
        </w:rPr>
        <w:t>H.</w:t>
      </w:r>
      <w:r>
        <w:rPr>
          <w:spacing w:val="-1"/>
          <w:sz w:val="20"/>
        </w:rPr>
        <w:t xml:space="preserve"> </w:t>
      </w:r>
      <w:r>
        <w:rPr>
          <w:sz w:val="20"/>
        </w:rPr>
        <w:t xml:space="preserve">Bromberg </w:t>
      </w:r>
      <w:r>
        <w:rPr>
          <w:i/>
          <w:spacing w:val="-2"/>
          <w:sz w:val="20"/>
        </w:rPr>
        <w:t>(Chair)</w:t>
      </w:r>
      <w:r>
        <w:rPr>
          <w:i/>
          <w:sz w:val="20"/>
        </w:rPr>
        <w:tab/>
      </w:r>
      <w:r>
        <w:rPr>
          <w:sz w:val="20"/>
        </w:rPr>
        <w:t>J.</w:t>
      </w:r>
      <w:r>
        <w:rPr>
          <w:spacing w:val="5"/>
          <w:sz w:val="20"/>
        </w:rPr>
        <w:t xml:space="preserve"> </w:t>
      </w:r>
      <w:r>
        <w:rPr>
          <w:spacing w:val="-2"/>
          <w:sz w:val="20"/>
        </w:rPr>
        <w:t>Mantyla</w:t>
      </w:r>
    </w:p>
    <w:p w14:paraId="33CFED40" w14:textId="77777777" w:rsidR="00EC7641" w:rsidRDefault="007774D2">
      <w:pPr>
        <w:pStyle w:val="BodyText"/>
        <w:tabs>
          <w:tab w:val="left" w:pos="3040"/>
        </w:tabs>
        <w:spacing w:line="258" w:lineRule="exact"/>
        <w:ind w:left="674"/>
      </w:pPr>
      <w:r>
        <w:t>M.</w:t>
      </w:r>
      <w:r>
        <w:rPr>
          <w:spacing w:val="5"/>
        </w:rPr>
        <w:t xml:space="preserve"> </w:t>
      </w:r>
      <w:r>
        <w:rPr>
          <w:spacing w:val="-2"/>
        </w:rPr>
        <w:t>Baker</w:t>
      </w:r>
      <w:r>
        <w:tab/>
      </w:r>
      <w:r>
        <w:rPr>
          <w:position w:val="1"/>
        </w:rPr>
        <w:t>Z.</w:t>
      </w:r>
      <w:r>
        <w:rPr>
          <w:spacing w:val="7"/>
          <w:position w:val="1"/>
        </w:rPr>
        <w:t xml:space="preserve"> </w:t>
      </w:r>
      <w:r>
        <w:rPr>
          <w:spacing w:val="-5"/>
          <w:position w:val="1"/>
        </w:rPr>
        <w:t>May</w:t>
      </w:r>
    </w:p>
    <w:p w14:paraId="4ACD9062" w14:textId="77777777" w:rsidR="00EC7641" w:rsidRDefault="007774D2">
      <w:pPr>
        <w:pStyle w:val="BodyText"/>
        <w:tabs>
          <w:tab w:val="left" w:pos="3040"/>
        </w:tabs>
        <w:spacing w:line="251" w:lineRule="exact"/>
        <w:ind w:left="674"/>
      </w:pPr>
      <w:r>
        <w:t>C.</w:t>
      </w:r>
      <w:r>
        <w:rPr>
          <w:spacing w:val="6"/>
        </w:rPr>
        <w:t xml:space="preserve"> </w:t>
      </w:r>
      <w:r>
        <w:rPr>
          <w:spacing w:val="-2"/>
        </w:rPr>
        <w:t>Bélanger</w:t>
      </w:r>
      <w:r>
        <w:tab/>
        <w:t>C.</w:t>
      </w:r>
      <w:r>
        <w:rPr>
          <w:spacing w:val="5"/>
        </w:rPr>
        <w:t xml:space="preserve"> </w:t>
      </w:r>
      <w:r>
        <w:rPr>
          <w:spacing w:val="-2"/>
        </w:rPr>
        <w:t>McLellan</w:t>
      </w:r>
    </w:p>
    <w:p w14:paraId="4B28DB2A" w14:textId="77777777" w:rsidR="00EC7641" w:rsidRDefault="007774D2">
      <w:pPr>
        <w:pStyle w:val="BodyText"/>
        <w:tabs>
          <w:tab w:val="left" w:pos="3040"/>
        </w:tabs>
        <w:spacing w:line="247" w:lineRule="exact"/>
        <w:ind w:left="674"/>
      </w:pPr>
      <w:r>
        <w:t>R.</w:t>
      </w:r>
      <w:r>
        <w:rPr>
          <w:spacing w:val="5"/>
        </w:rPr>
        <w:t xml:space="preserve"> </w:t>
      </w:r>
      <w:r>
        <w:rPr>
          <w:spacing w:val="-2"/>
        </w:rPr>
        <w:t>Bortolussi</w:t>
      </w:r>
      <w:r>
        <w:tab/>
        <w:t>W.</w:t>
      </w:r>
      <w:r>
        <w:rPr>
          <w:spacing w:val="-13"/>
        </w:rPr>
        <w:t xml:space="preserve"> </w:t>
      </w:r>
      <w:r>
        <w:rPr>
          <w:spacing w:val="-2"/>
        </w:rPr>
        <w:t>McLeod</w:t>
      </w:r>
    </w:p>
    <w:p w14:paraId="796CB2BF" w14:textId="77777777" w:rsidR="00EC7641" w:rsidRDefault="007774D2">
      <w:pPr>
        <w:pStyle w:val="BodyText"/>
        <w:tabs>
          <w:tab w:val="left" w:pos="3040"/>
        </w:tabs>
        <w:spacing w:line="244" w:lineRule="exact"/>
        <w:ind w:left="674"/>
      </w:pPr>
      <w:r>
        <w:t>M.</w:t>
      </w:r>
      <w:r>
        <w:rPr>
          <w:spacing w:val="5"/>
        </w:rPr>
        <w:t xml:space="preserve"> </w:t>
      </w:r>
      <w:r>
        <w:rPr>
          <w:spacing w:val="-2"/>
        </w:rPr>
        <w:t>Brown</w:t>
      </w:r>
      <w:r>
        <w:tab/>
        <w:t>L.</w:t>
      </w:r>
      <w:r>
        <w:rPr>
          <w:spacing w:val="5"/>
        </w:rPr>
        <w:t xml:space="preserve"> </w:t>
      </w:r>
      <w:r>
        <w:rPr>
          <w:spacing w:val="-2"/>
        </w:rPr>
        <w:t>McQuade</w:t>
      </w:r>
    </w:p>
    <w:p w14:paraId="5A123715" w14:textId="77777777" w:rsidR="00EC7641" w:rsidRDefault="007774D2">
      <w:pPr>
        <w:pStyle w:val="BodyText"/>
        <w:tabs>
          <w:tab w:val="left" w:pos="3040"/>
        </w:tabs>
        <w:spacing w:line="244" w:lineRule="exact"/>
        <w:ind w:left="674"/>
      </w:pPr>
      <w:r>
        <w:t>Y.</w:t>
      </w:r>
      <w:r>
        <w:rPr>
          <w:spacing w:val="-12"/>
        </w:rPr>
        <w:t xml:space="preserve"> </w:t>
      </w:r>
      <w:r>
        <w:rPr>
          <w:spacing w:val="-4"/>
        </w:rPr>
        <w:t>Chui</w:t>
      </w:r>
      <w:r>
        <w:tab/>
        <w:t>R.</w:t>
      </w:r>
      <w:r>
        <w:rPr>
          <w:spacing w:val="6"/>
        </w:rPr>
        <w:t xml:space="preserve"> </w:t>
      </w:r>
      <w:r>
        <w:rPr>
          <w:spacing w:val="-2"/>
        </w:rPr>
        <w:t>Monsour</w:t>
      </w:r>
    </w:p>
    <w:p w14:paraId="07D7F779" w14:textId="77777777" w:rsidR="00EC7641" w:rsidRDefault="007774D2">
      <w:pPr>
        <w:pStyle w:val="BodyText"/>
        <w:tabs>
          <w:tab w:val="left" w:pos="3040"/>
        </w:tabs>
        <w:spacing w:line="247" w:lineRule="exact"/>
        <w:ind w:left="674"/>
      </w:pPr>
      <w:r>
        <w:t>S.</w:t>
      </w:r>
      <w:r>
        <w:rPr>
          <w:spacing w:val="5"/>
        </w:rPr>
        <w:t xml:space="preserve"> </w:t>
      </w:r>
      <w:r>
        <w:rPr>
          <w:spacing w:val="-2"/>
        </w:rPr>
        <w:t>Crowell</w:t>
      </w:r>
      <w:r>
        <w:tab/>
        <w:t xml:space="preserve">L.-A. </w:t>
      </w:r>
      <w:r>
        <w:rPr>
          <w:spacing w:val="-2"/>
        </w:rPr>
        <w:t>Robertson</w:t>
      </w:r>
    </w:p>
    <w:p w14:paraId="033DA471" w14:textId="77777777" w:rsidR="00EC7641" w:rsidRDefault="007774D2">
      <w:pPr>
        <w:pStyle w:val="BodyText"/>
        <w:tabs>
          <w:tab w:val="left" w:pos="3040"/>
        </w:tabs>
        <w:spacing w:line="248" w:lineRule="exact"/>
        <w:ind w:left="674"/>
      </w:pPr>
      <w:r>
        <w:t>L.</w:t>
      </w:r>
      <w:r>
        <w:rPr>
          <w:spacing w:val="5"/>
        </w:rPr>
        <w:t xml:space="preserve"> </w:t>
      </w:r>
      <w:r>
        <w:rPr>
          <w:spacing w:val="-2"/>
        </w:rPr>
        <w:t>Dalgleish</w:t>
      </w:r>
      <w:r>
        <w:tab/>
        <w:t>F.</w:t>
      </w:r>
      <w:r>
        <w:rPr>
          <w:spacing w:val="-9"/>
        </w:rPr>
        <w:t xml:space="preserve"> </w:t>
      </w:r>
      <w:proofErr w:type="spellStart"/>
      <w:r>
        <w:rPr>
          <w:spacing w:val="-2"/>
        </w:rPr>
        <w:t>Scrafield</w:t>
      </w:r>
      <w:proofErr w:type="spellEnd"/>
    </w:p>
    <w:p w14:paraId="6EDA4177" w14:textId="77777777" w:rsidR="00EC7641" w:rsidRDefault="007774D2">
      <w:pPr>
        <w:pStyle w:val="BodyText"/>
        <w:tabs>
          <w:tab w:val="left" w:pos="3041"/>
        </w:tabs>
        <w:spacing w:line="246" w:lineRule="exact"/>
        <w:ind w:left="674"/>
      </w:pPr>
      <w:r>
        <w:t>B.</w:t>
      </w:r>
      <w:r>
        <w:rPr>
          <w:spacing w:val="6"/>
        </w:rPr>
        <w:t xml:space="preserve"> </w:t>
      </w:r>
      <w:proofErr w:type="spellStart"/>
      <w:r>
        <w:rPr>
          <w:spacing w:val="-2"/>
        </w:rPr>
        <w:t>Deeks</w:t>
      </w:r>
      <w:proofErr w:type="spellEnd"/>
      <w:r>
        <w:tab/>
        <w:t>L.</w:t>
      </w:r>
      <w:r>
        <w:rPr>
          <w:spacing w:val="6"/>
        </w:rPr>
        <w:t xml:space="preserve"> </w:t>
      </w:r>
      <w:r>
        <w:rPr>
          <w:spacing w:val="-2"/>
        </w:rPr>
        <w:t>Semko</w:t>
      </w:r>
    </w:p>
    <w:p w14:paraId="460E57D6" w14:textId="77777777" w:rsidR="00EC7641" w:rsidRDefault="007774D2">
      <w:pPr>
        <w:pStyle w:val="BodyText"/>
        <w:tabs>
          <w:tab w:val="left" w:pos="3040"/>
        </w:tabs>
        <w:spacing w:line="248" w:lineRule="exact"/>
        <w:ind w:left="674"/>
      </w:pPr>
      <w:r>
        <w:t>A.</w:t>
      </w:r>
      <w:r>
        <w:rPr>
          <w:spacing w:val="5"/>
        </w:rPr>
        <w:t xml:space="preserve"> </w:t>
      </w:r>
      <w:r>
        <w:rPr>
          <w:spacing w:val="-2"/>
        </w:rPr>
        <w:t>Doyle</w:t>
      </w:r>
      <w:r>
        <w:tab/>
        <w:t>G.</w:t>
      </w:r>
      <w:r>
        <w:rPr>
          <w:spacing w:val="5"/>
        </w:rPr>
        <w:t xml:space="preserve"> </w:t>
      </w:r>
      <w:r>
        <w:rPr>
          <w:spacing w:val="-4"/>
        </w:rPr>
        <w:t>Sharp</w:t>
      </w:r>
    </w:p>
    <w:p w14:paraId="2F4C82FC" w14:textId="77777777" w:rsidR="00EC7641" w:rsidRDefault="007774D2">
      <w:pPr>
        <w:pStyle w:val="BodyText"/>
        <w:tabs>
          <w:tab w:val="left" w:pos="3041"/>
        </w:tabs>
        <w:spacing w:line="248" w:lineRule="exact"/>
        <w:ind w:left="674"/>
      </w:pPr>
      <w:r>
        <w:t>S.</w:t>
      </w:r>
      <w:r>
        <w:rPr>
          <w:spacing w:val="6"/>
        </w:rPr>
        <w:t xml:space="preserve"> </w:t>
      </w:r>
      <w:r>
        <w:rPr>
          <w:spacing w:val="-2"/>
        </w:rPr>
        <w:t>Dueck</w:t>
      </w:r>
      <w:r>
        <w:tab/>
        <w:t>M.</w:t>
      </w:r>
      <w:r>
        <w:rPr>
          <w:spacing w:val="6"/>
        </w:rPr>
        <w:t xml:space="preserve"> </w:t>
      </w:r>
      <w:r>
        <w:rPr>
          <w:spacing w:val="-2"/>
        </w:rPr>
        <w:t>Stiller</w:t>
      </w:r>
    </w:p>
    <w:p w14:paraId="2549DA03" w14:textId="77777777" w:rsidR="00EC7641" w:rsidRDefault="007774D2">
      <w:pPr>
        <w:pStyle w:val="BodyText"/>
        <w:tabs>
          <w:tab w:val="left" w:pos="3040"/>
        </w:tabs>
        <w:spacing w:line="242" w:lineRule="exact"/>
        <w:ind w:left="674"/>
      </w:pPr>
      <w:r>
        <w:t>J.</w:t>
      </w:r>
      <w:r>
        <w:rPr>
          <w:spacing w:val="5"/>
        </w:rPr>
        <w:t xml:space="preserve"> </w:t>
      </w:r>
      <w:r>
        <w:rPr>
          <w:spacing w:val="-2"/>
        </w:rPr>
        <w:t>Fontaine</w:t>
      </w:r>
      <w:r>
        <w:tab/>
        <w:t>L.</w:t>
      </w:r>
      <w:r>
        <w:rPr>
          <w:spacing w:val="6"/>
        </w:rPr>
        <w:t xml:space="preserve"> </w:t>
      </w:r>
      <w:r>
        <w:rPr>
          <w:spacing w:val="-2"/>
        </w:rPr>
        <w:t>Strobl</w:t>
      </w:r>
    </w:p>
    <w:p w14:paraId="1D3D5E1D" w14:textId="77777777" w:rsidR="00EC7641" w:rsidRDefault="007774D2">
      <w:pPr>
        <w:pStyle w:val="BodyText"/>
        <w:spacing w:line="255" w:lineRule="exact"/>
        <w:ind w:left="674"/>
      </w:pPr>
      <w:r>
        <w:t>R.</w:t>
      </w:r>
      <w:r>
        <w:rPr>
          <w:spacing w:val="5"/>
        </w:rPr>
        <w:t xml:space="preserve"> </w:t>
      </w:r>
      <w:r>
        <w:rPr>
          <w:spacing w:val="-2"/>
        </w:rPr>
        <w:t>Gratton</w:t>
      </w:r>
    </w:p>
    <w:p w14:paraId="56503AC7" w14:textId="77777777" w:rsidR="00EC7641" w:rsidRDefault="007774D2">
      <w:pPr>
        <w:pStyle w:val="Heading2"/>
        <w:spacing w:before="123" w:line="206" w:lineRule="auto"/>
        <w:ind w:left="1792" w:hanging="442"/>
      </w:pPr>
      <w:r>
        <w:rPr>
          <w:b w:val="0"/>
        </w:rPr>
        <w:br w:type="column"/>
      </w:r>
      <w:r>
        <w:t>Standing</w:t>
      </w:r>
      <w:r>
        <w:rPr>
          <w:spacing w:val="32"/>
        </w:rPr>
        <w:t xml:space="preserve"> </w:t>
      </w:r>
      <w:r>
        <w:t>Committee</w:t>
      </w:r>
      <w:r>
        <w:rPr>
          <w:spacing w:val="32"/>
        </w:rPr>
        <w:t xml:space="preserve"> </w:t>
      </w:r>
      <w:r>
        <w:t>on Structural Design</w:t>
      </w:r>
    </w:p>
    <w:p w14:paraId="5EEBBFA1" w14:textId="77777777" w:rsidR="00EC7641" w:rsidRDefault="007774D2">
      <w:pPr>
        <w:tabs>
          <w:tab w:val="left" w:pos="3016"/>
        </w:tabs>
        <w:spacing w:before="173" w:line="253" w:lineRule="exact"/>
        <w:ind w:left="663"/>
        <w:rPr>
          <w:sz w:val="20"/>
        </w:rPr>
      </w:pPr>
      <w:r>
        <w:rPr>
          <w:sz w:val="20"/>
        </w:rPr>
        <w:t>M.</w:t>
      </w:r>
      <w:r>
        <w:rPr>
          <w:spacing w:val="2"/>
          <w:sz w:val="20"/>
        </w:rPr>
        <w:t xml:space="preserve"> </w:t>
      </w:r>
      <w:r>
        <w:rPr>
          <w:sz w:val="20"/>
        </w:rPr>
        <w:t>Allen</w:t>
      </w:r>
      <w:r>
        <w:rPr>
          <w:spacing w:val="2"/>
          <w:sz w:val="20"/>
        </w:rPr>
        <w:t xml:space="preserve"> </w:t>
      </w:r>
      <w:r>
        <w:rPr>
          <w:i/>
          <w:spacing w:val="-2"/>
          <w:sz w:val="20"/>
        </w:rPr>
        <w:t>(Chair)</w:t>
      </w:r>
      <w:r>
        <w:rPr>
          <w:i/>
          <w:sz w:val="20"/>
        </w:rPr>
        <w:tab/>
      </w:r>
      <w:r>
        <w:rPr>
          <w:sz w:val="20"/>
        </w:rPr>
        <w:t>R.</w:t>
      </w:r>
      <w:r>
        <w:rPr>
          <w:spacing w:val="5"/>
          <w:sz w:val="20"/>
        </w:rPr>
        <w:t xml:space="preserve"> </w:t>
      </w:r>
      <w:r>
        <w:rPr>
          <w:spacing w:val="-2"/>
          <w:sz w:val="20"/>
        </w:rPr>
        <w:t>McGrath</w:t>
      </w:r>
    </w:p>
    <w:p w14:paraId="15236D71" w14:textId="77777777" w:rsidR="00EC7641" w:rsidRDefault="007774D2">
      <w:pPr>
        <w:pStyle w:val="BodyText"/>
        <w:tabs>
          <w:tab w:val="left" w:pos="3016"/>
        </w:tabs>
        <w:spacing w:line="252" w:lineRule="exact"/>
        <w:ind w:left="663"/>
      </w:pPr>
      <w:r>
        <w:rPr>
          <w:position w:val="1"/>
        </w:rPr>
        <w:t>R.</w:t>
      </w:r>
      <w:r>
        <w:rPr>
          <w:spacing w:val="6"/>
          <w:position w:val="1"/>
        </w:rPr>
        <w:t xml:space="preserve"> </w:t>
      </w:r>
      <w:proofErr w:type="spellStart"/>
      <w:r>
        <w:rPr>
          <w:spacing w:val="-2"/>
          <w:position w:val="1"/>
        </w:rPr>
        <w:t>Baynit</w:t>
      </w:r>
      <w:proofErr w:type="spellEnd"/>
      <w:r>
        <w:rPr>
          <w:position w:val="1"/>
        </w:rPr>
        <w:tab/>
      </w:r>
      <w:r>
        <w:t>G.</w:t>
      </w:r>
      <w:r>
        <w:rPr>
          <w:spacing w:val="5"/>
        </w:rPr>
        <w:t xml:space="preserve"> </w:t>
      </w:r>
      <w:r>
        <w:rPr>
          <w:spacing w:val="-2"/>
        </w:rPr>
        <w:t>Newfield</w:t>
      </w:r>
    </w:p>
    <w:p w14:paraId="0B2A3563" w14:textId="77777777" w:rsidR="00EC7641" w:rsidRDefault="007774D2">
      <w:pPr>
        <w:pStyle w:val="BodyText"/>
        <w:tabs>
          <w:tab w:val="left" w:pos="3016"/>
        </w:tabs>
        <w:spacing w:line="251" w:lineRule="exact"/>
        <w:ind w:left="663"/>
      </w:pPr>
      <w:r>
        <w:t>M.</w:t>
      </w:r>
      <w:r>
        <w:rPr>
          <w:spacing w:val="5"/>
        </w:rPr>
        <w:t xml:space="preserve"> </w:t>
      </w:r>
      <w:proofErr w:type="spellStart"/>
      <w:r>
        <w:rPr>
          <w:spacing w:val="-2"/>
        </w:rPr>
        <w:t>Braiter</w:t>
      </w:r>
      <w:proofErr w:type="spellEnd"/>
      <w:r>
        <w:tab/>
        <w:t>A.</w:t>
      </w:r>
      <w:r>
        <w:rPr>
          <w:spacing w:val="4"/>
        </w:rPr>
        <w:t xml:space="preserve"> </w:t>
      </w:r>
      <w:r>
        <w:rPr>
          <w:spacing w:val="-2"/>
        </w:rPr>
        <w:t>Nicolajsen</w:t>
      </w:r>
    </w:p>
    <w:p w14:paraId="6D4EC651" w14:textId="77777777" w:rsidR="00EC7641" w:rsidRDefault="007774D2">
      <w:pPr>
        <w:pStyle w:val="BodyText"/>
        <w:tabs>
          <w:tab w:val="left" w:pos="3016"/>
        </w:tabs>
        <w:spacing w:line="252" w:lineRule="exact"/>
        <w:ind w:left="663"/>
      </w:pPr>
      <w:r>
        <w:t>M.</w:t>
      </w:r>
      <w:r>
        <w:rPr>
          <w:spacing w:val="5"/>
        </w:rPr>
        <w:t xml:space="preserve"> </w:t>
      </w:r>
      <w:r>
        <w:rPr>
          <w:spacing w:val="-2"/>
        </w:rPr>
        <w:t>Buckley</w:t>
      </w:r>
      <w:r>
        <w:tab/>
        <w:t>M.</w:t>
      </w:r>
      <w:r>
        <w:rPr>
          <w:spacing w:val="5"/>
        </w:rPr>
        <w:t xml:space="preserve"> </w:t>
      </w:r>
      <w:proofErr w:type="spellStart"/>
      <w:r>
        <w:rPr>
          <w:spacing w:val="-2"/>
        </w:rPr>
        <w:t>Rosseker</w:t>
      </w:r>
      <w:proofErr w:type="spellEnd"/>
    </w:p>
    <w:p w14:paraId="021B09D7" w14:textId="77777777" w:rsidR="00EC7641" w:rsidRDefault="007774D2">
      <w:pPr>
        <w:pStyle w:val="BodyText"/>
        <w:tabs>
          <w:tab w:val="left" w:pos="3017"/>
        </w:tabs>
        <w:spacing w:line="247" w:lineRule="exact"/>
        <w:ind w:left="663"/>
      </w:pPr>
      <w:r>
        <w:t>J.</w:t>
      </w:r>
      <w:r>
        <w:rPr>
          <w:spacing w:val="6"/>
        </w:rPr>
        <w:t xml:space="preserve"> </w:t>
      </w:r>
      <w:r>
        <w:rPr>
          <w:spacing w:val="-2"/>
        </w:rPr>
        <w:t>Collins</w:t>
      </w:r>
      <w:r>
        <w:tab/>
        <w:t>S.</w:t>
      </w:r>
      <w:r>
        <w:rPr>
          <w:spacing w:val="6"/>
        </w:rPr>
        <w:t xml:space="preserve"> </w:t>
      </w:r>
      <w:r>
        <w:rPr>
          <w:spacing w:val="-4"/>
        </w:rPr>
        <w:t>Salem</w:t>
      </w:r>
    </w:p>
    <w:p w14:paraId="62552CAF" w14:textId="77777777" w:rsidR="00EC7641" w:rsidRDefault="007774D2">
      <w:pPr>
        <w:pStyle w:val="BodyText"/>
        <w:tabs>
          <w:tab w:val="left" w:pos="3016"/>
        </w:tabs>
        <w:spacing w:line="247" w:lineRule="exact"/>
        <w:ind w:left="663"/>
      </w:pPr>
      <w:r>
        <w:t>G.</w:t>
      </w:r>
      <w:r>
        <w:rPr>
          <w:spacing w:val="4"/>
        </w:rPr>
        <w:t xml:space="preserve"> </w:t>
      </w:r>
      <w:r>
        <w:rPr>
          <w:spacing w:val="-2"/>
        </w:rPr>
        <w:t>Doudak</w:t>
      </w:r>
      <w:r>
        <w:tab/>
      </w:r>
      <w:r>
        <w:rPr>
          <w:spacing w:val="-6"/>
        </w:rPr>
        <w:t xml:space="preserve">P. </w:t>
      </w:r>
      <w:r>
        <w:rPr>
          <w:spacing w:val="-4"/>
        </w:rPr>
        <w:t>Shek</w:t>
      </w:r>
    </w:p>
    <w:p w14:paraId="78A01C86" w14:textId="77777777" w:rsidR="00EC7641" w:rsidRDefault="007774D2">
      <w:pPr>
        <w:pStyle w:val="BodyText"/>
        <w:tabs>
          <w:tab w:val="left" w:pos="3016"/>
        </w:tabs>
        <w:spacing w:line="248" w:lineRule="exact"/>
        <w:ind w:left="663"/>
      </w:pPr>
      <w:r>
        <w:t>K.R.</w:t>
      </w:r>
      <w:r>
        <w:rPr>
          <w:spacing w:val="1"/>
        </w:rPr>
        <w:t xml:space="preserve"> </w:t>
      </w:r>
      <w:r>
        <w:rPr>
          <w:spacing w:val="-2"/>
        </w:rPr>
        <w:t>Drysdale</w:t>
      </w:r>
      <w:r>
        <w:tab/>
        <w:t>J.</w:t>
      </w:r>
      <w:r>
        <w:rPr>
          <w:spacing w:val="3"/>
        </w:rPr>
        <w:t xml:space="preserve"> </w:t>
      </w:r>
      <w:proofErr w:type="spellStart"/>
      <w:r>
        <w:rPr>
          <w:spacing w:val="-2"/>
        </w:rPr>
        <w:t>Sherstobitoff</w:t>
      </w:r>
      <w:proofErr w:type="spellEnd"/>
    </w:p>
    <w:p w14:paraId="3173478D" w14:textId="77777777" w:rsidR="00EC7641" w:rsidRDefault="007774D2">
      <w:pPr>
        <w:pStyle w:val="BodyText"/>
        <w:tabs>
          <w:tab w:val="left" w:pos="3017"/>
        </w:tabs>
        <w:spacing w:line="248" w:lineRule="exact"/>
        <w:ind w:left="663"/>
      </w:pPr>
      <w:r>
        <w:t>D.</w:t>
      </w:r>
      <w:r>
        <w:rPr>
          <w:spacing w:val="4"/>
        </w:rPr>
        <w:t xml:space="preserve"> </w:t>
      </w:r>
      <w:r>
        <w:rPr>
          <w:spacing w:val="-2"/>
        </w:rPr>
        <w:t>Dundas</w:t>
      </w:r>
      <w:r>
        <w:tab/>
        <w:t>I.</w:t>
      </w:r>
      <w:r>
        <w:rPr>
          <w:spacing w:val="6"/>
        </w:rPr>
        <w:t xml:space="preserve"> </w:t>
      </w:r>
      <w:r>
        <w:rPr>
          <w:spacing w:val="-2"/>
        </w:rPr>
        <w:t>Smith</w:t>
      </w:r>
    </w:p>
    <w:p w14:paraId="2E8CC444" w14:textId="77777777" w:rsidR="00EC7641" w:rsidRDefault="007774D2">
      <w:pPr>
        <w:pStyle w:val="BodyText"/>
        <w:tabs>
          <w:tab w:val="left" w:pos="3016"/>
        </w:tabs>
        <w:spacing w:line="248" w:lineRule="exact"/>
        <w:ind w:left="663"/>
      </w:pPr>
      <w:r>
        <w:t>A.</w:t>
      </w:r>
      <w:r>
        <w:rPr>
          <w:spacing w:val="4"/>
        </w:rPr>
        <w:t xml:space="preserve"> </w:t>
      </w:r>
      <w:r>
        <w:t>El</w:t>
      </w:r>
      <w:r>
        <w:rPr>
          <w:spacing w:val="3"/>
        </w:rPr>
        <w:t xml:space="preserve"> </w:t>
      </w:r>
      <w:proofErr w:type="spellStart"/>
      <w:r>
        <w:rPr>
          <w:spacing w:val="-2"/>
        </w:rPr>
        <w:t>Aghoury</w:t>
      </w:r>
      <w:proofErr w:type="spellEnd"/>
      <w:r>
        <w:tab/>
        <w:t>A.</w:t>
      </w:r>
      <w:r>
        <w:rPr>
          <w:spacing w:val="6"/>
        </w:rPr>
        <w:t xml:space="preserve"> </w:t>
      </w:r>
      <w:r>
        <w:rPr>
          <w:spacing w:val="-2"/>
        </w:rPr>
        <w:t>Steen</w:t>
      </w:r>
    </w:p>
    <w:p w14:paraId="69522896" w14:textId="77777777" w:rsidR="00EC7641" w:rsidRDefault="007774D2">
      <w:pPr>
        <w:pStyle w:val="BodyText"/>
        <w:tabs>
          <w:tab w:val="left" w:pos="3016"/>
        </w:tabs>
        <w:spacing w:line="247" w:lineRule="exact"/>
        <w:ind w:left="663"/>
      </w:pPr>
      <w:r>
        <w:t>G.</w:t>
      </w:r>
      <w:r>
        <w:rPr>
          <w:spacing w:val="5"/>
        </w:rPr>
        <w:t xml:space="preserve"> </w:t>
      </w:r>
      <w:r>
        <w:rPr>
          <w:spacing w:val="-2"/>
        </w:rPr>
        <w:t>Fenton</w:t>
      </w:r>
      <w:r>
        <w:tab/>
        <w:t>C.</w:t>
      </w:r>
      <w:r>
        <w:rPr>
          <w:spacing w:val="7"/>
        </w:rPr>
        <w:t xml:space="preserve"> </w:t>
      </w:r>
      <w:r>
        <w:rPr>
          <w:spacing w:val="-2"/>
        </w:rPr>
        <w:t>Tollett</w:t>
      </w:r>
    </w:p>
    <w:p w14:paraId="0FEBF210" w14:textId="77777777" w:rsidR="00EC7641" w:rsidRDefault="007774D2">
      <w:pPr>
        <w:pStyle w:val="BodyText"/>
        <w:tabs>
          <w:tab w:val="left" w:pos="3016"/>
        </w:tabs>
        <w:spacing w:line="245" w:lineRule="exact"/>
        <w:ind w:left="663"/>
      </w:pPr>
      <w:r>
        <w:t>J.</w:t>
      </w:r>
      <w:r>
        <w:rPr>
          <w:spacing w:val="3"/>
        </w:rPr>
        <w:t xml:space="preserve"> </w:t>
      </w:r>
      <w:r>
        <w:rPr>
          <w:spacing w:val="-2"/>
        </w:rPr>
        <w:t>Galsworthy</w:t>
      </w:r>
      <w:r>
        <w:tab/>
        <w:t>A.</w:t>
      </w:r>
      <w:r>
        <w:rPr>
          <w:spacing w:val="6"/>
        </w:rPr>
        <w:t xml:space="preserve"> </w:t>
      </w:r>
      <w:r>
        <w:rPr>
          <w:spacing w:val="-4"/>
        </w:rPr>
        <w:t>Wong</w:t>
      </w:r>
    </w:p>
    <w:p w14:paraId="69B2150B" w14:textId="77777777" w:rsidR="00EC7641" w:rsidRDefault="007774D2">
      <w:pPr>
        <w:pStyle w:val="BodyText"/>
        <w:spacing w:line="250" w:lineRule="exact"/>
        <w:ind w:left="663"/>
      </w:pPr>
      <w:r>
        <w:t>H.</w:t>
      </w:r>
      <w:r>
        <w:rPr>
          <w:spacing w:val="5"/>
        </w:rPr>
        <w:t xml:space="preserve"> </w:t>
      </w:r>
      <w:r>
        <w:rPr>
          <w:spacing w:val="-4"/>
        </w:rPr>
        <w:t>Hong</w:t>
      </w:r>
    </w:p>
    <w:p w14:paraId="6FDE40E7" w14:textId="77777777" w:rsidR="00EC7641" w:rsidRDefault="007774D2">
      <w:pPr>
        <w:pStyle w:val="BodyText"/>
        <w:spacing w:line="262" w:lineRule="exact"/>
        <w:ind w:left="663"/>
      </w:pPr>
      <w:r>
        <w:t>R.</w:t>
      </w:r>
      <w:r>
        <w:rPr>
          <w:spacing w:val="5"/>
        </w:rPr>
        <w:t xml:space="preserve"> </w:t>
      </w:r>
      <w:r>
        <w:rPr>
          <w:spacing w:val="-2"/>
        </w:rPr>
        <w:t>Jonkman</w:t>
      </w:r>
    </w:p>
    <w:p w14:paraId="3C6CCC10" w14:textId="77777777" w:rsidR="00EC7641" w:rsidRDefault="00EC7641">
      <w:pPr>
        <w:spacing w:line="262" w:lineRule="exact"/>
        <w:sectPr w:rsidR="00EC7641">
          <w:pgSz w:w="12240" w:h="15840"/>
          <w:pgMar w:top="1320" w:right="1080" w:bottom="420" w:left="840" w:header="374" w:footer="239" w:gutter="0"/>
          <w:cols w:num="2" w:space="720" w:equalWidth="0">
            <w:col w:w="5092" w:space="40"/>
            <w:col w:w="5188"/>
          </w:cols>
        </w:sectPr>
      </w:pPr>
    </w:p>
    <w:p w14:paraId="34DD5C41" w14:textId="77777777" w:rsidR="00EC7641" w:rsidRDefault="007774D2">
      <w:pPr>
        <w:pStyle w:val="BodyText"/>
        <w:spacing w:line="215" w:lineRule="exact"/>
        <w:ind w:left="674"/>
      </w:pPr>
      <w:r>
        <w:t>S.</w:t>
      </w:r>
      <w:r>
        <w:rPr>
          <w:spacing w:val="6"/>
        </w:rPr>
        <w:t xml:space="preserve"> </w:t>
      </w:r>
      <w:r>
        <w:rPr>
          <w:spacing w:val="-2"/>
        </w:rPr>
        <w:t>Grbac</w:t>
      </w:r>
    </w:p>
    <w:p w14:paraId="2B28E64F" w14:textId="77777777" w:rsidR="00EC7641" w:rsidRDefault="007774D2">
      <w:pPr>
        <w:pStyle w:val="BodyText"/>
        <w:spacing w:line="241" w:lineRule="exact"/>
        <w:ind w:left="674"/>
      </w:pPr>
      <w:r>
        <w:t>L.</w:t>
      </w:r>
      <w:r>
        <w:rPr>
          <w:spacing w:val="6"/>
        </w:rPr>
        <w:t xml:space="preserve"> </w:t>
      </w:r>
      <w:r>
        <w:rPr>
          <w:spacing w:val="-2"/>
        </w:rPr>
        <w:t>Hasan</w:t>
      </w:r>
    </w:p>
    <w:p w14:paraId="5B181D1E" w14:textId="77777777" w:rsidR="00EC7641" w:rsidRDefault="007774D2">
      <w:pPr>
        <w:pStyle w:val="BodyText"/>
        <w:spacing w:line="257" w:lineRule="exact"/>
        <w:ind w:left="674"/>
      </w:pPr>
      <w:r>
        <w:t>J.</w:t>
      </w:r>
      <w:r>
        <w:rPr>
          <w:spacing w:val="5"/>
        </w:rPr>
        <w:t xml:space="preserve"> </w:t>
      </w:r>
      <w:r>
        <w:rPr>
          <w:spacing w:val="-2"/>
        </w:rPr>
        <w:t>Hockman</w:t>
      </w:r>
    </w:p>
    <w:p w14:paraId="4721FF7C" w14:textId="77777777" w:rsidR="00EC7641" w:rsidRDefault="007774D2">
      <w:pPr>
        <w:spacing w:before="30" w:line="208" w:lineRule="exact"/>
        <w:ind w:left="674"/>
        <w:rPr>
          <w:sz w:val="16"/>
        </w:rPr>
      </w:pPr>
      <w:r>
        <w:br w:type="column"/>
      </w:r>
      <w:r>
        <w:rPr>
          <w:sz w:val="16"/>
        </w:rPr>
        <w:t>Codes</w:t>
      </w:r>
      <w:r>
        <w:rPr>
          <w:spacing w:val="-3"/>
          <w:sz w:val="16"/>
        </w:rPr>
        <w:t xml:space="preserve"> </w:t>
      </w:r>
      <w:r>
        <w:rPr>
          <w:sz w:val="16"/>
        </w:rPr>
        <w:t>Canada</w:t>
      </w:r>
      <w:r>
        <w:rPr>
          <w:spacing w:val="-2"/>
          <w:sz w:val="16"/>
        </w:rPr>
        <w:t xml:space="preserve"> staff</w:t>
      </w:r>
    </w:p>
    <w:p w14:paraId="7E530DFC" w14:textId="77777777" w:rsidR="00EC7641" w:rsidRDefault="007774D2">
      <w:pPr>
        <w:spacing w:before="3" w:line="223" w:lineRule="auto"/>
        <w:ind w:left="674"/>
        <w:rPr>
          <w:sz w:val="16"/>
        </w:rPr>
      </w:pPr>
      <w:r>
        <w:rPr>
          <w:sz w:val="16"/>
        </w:rPr>
        <w:t>who</w:t>
      </w:r>
      <w:r>
        <w:rPr>
          <w:spacing w:val="-10"/>
          <w:sz w:val="16"/>
        </w:rPr>
        <w:t xml:space="preserve"> </w:t>
      </w:r>
      <w:r>
        <w:rPr>
          <w:sz w:val="16"/>
        </w:rPr>
        <w:t>provided</w:t>
      </w:r>
      <w:r>
        <w:rPr>
          <w:spacing w:val="-10"/>
          <w:sz w:val="16"/>
        </w:rPr>
        <w:t xml:space="preserve"> </w:t>
      </w:r>
      <w:r>
        <w:rPr>
          <w:sz w:val="16"/>
        </w:rPr>
        <w:t>assistance</w:t>
      </w:r>
      <w:r>
        <w:rPr>
          <w:spacing w:val="40"/>
          <w:sz w:val="16"/>
        </w:rPr>
        <w:t xml:space="preserve"> </w:t>
      </w:r>
      <w:r>
        <w:rPr>
          <w:sz w:val="16"/>
        </w:rPr>
        <w:t xml:space="preserve">to the </w:t>
      </w:r>
      <w:proofErr w:type="gramStart"/>
      <w:r>
        <w:rPr>
          <w:sz w:val="16"/>
        </w:rPr>
        <w:t>Committee</w:t>
      </w:r>
      <w:proofErr w:type="gramEnd"/>
    </w:p>
    <w:p w14:paraId="534C89DC" w14:textId="77777777" w:rsidR="00EC7641" w:rsidRDefault="007774D2">
      <w:pPr>
        <w:pStyle w:val="BodyText"/>
        <w:spacing w:line="229" w:lineRule="exact"/>
        <w:ind w:left="674"/>
      </w:pPr>
      <w:r>
        <w:br w:type="column"/>
      </w:r>
      <w:r>
        <w:t>R.</w:t>
      </w:r>
      <w:r>
        <w:rPr>
          <w:spacing w:val="5"/>
        </w:rPr>
        <w:t xml:space="preserve"> </w:t>
      </w:r>
      <w:r>
        <w:rPr>
          <w:spacing w:val="-2"/>
        </w:rPr>
        <w:t>Klassen</w:t>
      </w:r>
    </w:p>
    <w:p w14:paraId="3A51ACF1" w14:textId="77777777" w:rsidR="00EC7641" w:rsidRDefault="007774D2">
      <w:pPr>
        <w:pStyle w:val="BodyText"/>
        <w:spacing w:line="241" w:lineRule="exact"/>
        <w:ind w:left="674"/>
      </w:pPr>
      <w:r>
        <w:t>K.</w:t>
      </w:r>
      <w:r>
        <w:rPr>
          <w:spacing w:val="6"/>
        </w:rPr>
        <w:t xml:space="preserve"> </w:t>
      </w:r>
      <w:r>
        <w:rPr>
          <w:spacing w:val="-2"/>
        </w:rPr>
        <w:t>Kooner</w:t>
      </w:r>
    </w:p>
    <w:p w14:paraId="6A64623B" w14:textId="77777777" w:rsidR="00EC7641" w:rsidRDefault="007774D2">
      <w:pPr>
        <w:pStyle w:val="BodyText"/>
        <w:spacing w:line="257" w:lineRule="exact"/>
        <w:ind w:left="674"/>
      </w:pPr>
      <w:r>
        <w:t>G.</w:t>
      </w:r>
      <w:r>
        <w:rPr>
          <w:spacing w:val="4"/>
        </w:rPr>
        <w:t xml:space="preserve"> </w:t>
      </w:r>
      <w:r>
        <w:rPr>
          <w:spacing w:val="-2"/>
        </w:rPr>
        <w:t>McClure</w:t>
      </w:r>
    </w:p>
    <w:p w14:paraId="2819529E" w14:textId="77777777" w:rsidR="00EC7641" w:rsidRDefault="007774D2">
      <w:pPr>
        <w:spacing w:before="43" w:line="208" w:lineRule="exact"/>
        <w:ind w:left="674"/>
        <w:rPr>
          <w:sz w:val="16"/>
        </w:rPr>
      </w:pPr>
      <w:r>
        <w:br w:type="column"/>
      </w:r>
      <w:r>
        <w:rPr>
          <w:sz w:val="16"/>
        </w:rPr>
        <w:t>Codes</w:t>
      </w:r>
      <w:r>
        <w:rPr>
          <w:spacing w:val="-3"/>
          <w:sz w:val="16"/>
        </w:rPr>
        <w:t xml:space="preserve"> </w:t>
      </w:r>
      <w:r>
        <w:rPr>
          <w:sz w:val="16"/>
        </w:rPr>
        <w:t>Canada</w:t>
      </w:r>
      <w:r>
        <w:rPr>
          <w:spacing w:val="-2"/>
          <w:sz w:val="16"/>
        </w:rPr>
        <w:t xml:space="preserve"> staff</w:t>
      </w:r>
    </w:p>
    <w:p w14:paraId="6E83416D" w14:textId="77777777" w:rsidR="00EC7641" w:rsidRDefault="007774D2">
      <w:pPr>
        <w:spacing w:before="4" w:line="223" w:lineRule="auto"/>
        <w:ind w:left="674" w:right="320"/>
        <w:rPr>
          <w:sz w:val="16"/>
        </w:rPr>
      </w:pPr>
      <w:r>
        <w:rPr>
          <w:sz w:val="16"/>
        </w:rPr>
        <w:t>who</w:t>
      </w:r>
      <w:r>
        <w:rPr>
          <w:spacing w:val="-10"/>
          <w:sz w:val="16"/>
        </w:rPr>
        <w:t xml:space="preserve"> </w:t>
      </w:r>
      <w:r>
        <w:rPr>
          <w:sz w:val="16"/>
        </w:rPr>
        <w:t>provided</w:t>
      </w:r>
      <w:r>
        <w:rPr>
          <w:spacing w:val="-10"/>
          <w:sz w:val="16"/>
        </w:rPr>
        <w:t xml:space="preserve"> </w:t>
      </w:r>
      <w:r>
        <w:rPr>
          <w:sz w:val="16"/>
        </w:rPr>
        <w:t>assistance</w:t>
      </w:r>
      <w:r>
        <w:rPr>
          <w:spacing w:val="40"/>
          <w:sz w:val="16"/>
        </w:rPr>
        <w:t xml:space="preserve"> </w:t>
      </w:r>
      <w:r>
        <w:rPr>
          <w:sz w:val="16"/>
        </w:rPr>
        <w:t xml:space="preserve">to the </w:t>
      </w:r>
      <w:proofErr w:type="gramStart"/>
      <w:r>
        <w:rPr>
          <w:sz w:val="16"/>
        </w:rPr>
        <w:t>Committee</w:t>
      </w:r>
      <w:proofErr w:type="gramEnd"/>
    </w:p>
    <w:p w14:paraId="3C71DE1F" w14:textId="77777777" w:rsidR="00EC7641" w:rsidRDefault="00EC7641">
      <w:pPr>
        <w:spacing w:line="223" w:lineRule="auto"/>
        <w:rPr>
          <w:sz w:val="16"/>
        </w:rPr>
        <w:sectPr w:rsidR="00EC7641">
          <w:type w:val="continuous"/>
          <w:pgSz w:w="12240" w:h="15840"/>
          <w:pgMar w:top="1320" w:right="1080" w:bottom="420" w:left="840" w:header="374" w:footer="239" w:gutter="0"/>
          <w:cols w:num="4" w:space="720" w:equalWidth="0">
            <w:col w:w="1757" w:space="609"/>
            <w:col w:w="2468" w:space="286"/>
            <w:col w:w="1747" w:space="606"/>
            <w:col w:w="2847"/>
          </w:cols>
        </w:sectPr>
      </w:pPr>
    </w:p>
    <w:p w14:paraId="776317E9" w14:textId="77777777" w:rsidR="00EC7641" w:rsidRDefault="007774D2">
      <w:pPr>
        <w:pStyle w:val="BodyText"/>
        <w:tabs>
          <w:tab w:val="left" w:pos="3040"/>
        </w:tabs>
        <w:spacing w:line="222" w:lineRule="exact"/>
        <w:ind w:left="674"/>
      </w:pPr>
      <w:r>
        <w:t>K.</w:t>
      </w:r>
      <w:r>
        <w:rPr>
          <w:spacing w:val="5"/>
        </w:rPr>
        <w:t xml:space="preserve"> </w:t>
      </w:r>
      <w:proofErr w:type="spellStart"/>
      <w:r>
        <w:rPr>
          <w:spacing w:val="-2"/>
        </w:rPr>
        <w:t>Hykawy</w:t>
      </w:r>
      <w:proofErr w:type="spellEnd"/>
      <w:r>
        <w:tab/>
        <w:t>N.</w:t>
      </w:r>
      <w:r>
        <w:rPr>
          <w:spacing w:val="4"/>
        </w:rPr>
        <w:t xml:space="preserve"> </w:t>
      </w:r>
      <w:r>
        <w:rPr>
          <w:spacing w:val="-2"/>
        </w:rPr>
        <w:t>Belrechid</w:t>
      </w:r>
    </w:p>
    <w:p w14:paraId="2F993EE1" w14:textId="77777777" w:rsidR="00EC7641" w:rsidRDefault="007774D2">
      <w:pPr>
        <w:pStyle w:val="BodyText"/>
        <w:tabs>
          <w:tab w:val="left" w:pos="3040"/>
        </w:tabs>
        <w:spacing w:line="245" w:lineRule="exact"/>
        <w:ind w:left="674"/>
      </w:pPr>
      <w:r>
        <w:t>R.</w:t>
      </w:r>
      <w:r>
        <w:rPr>
          <w:spacing w:val="6"/>
        </w:rPr>
        <w:t xml:space="preserve"> </w:t>
      </w:r>
      <w:r>
        <w:rPr>
          <w:spacing w:val="-2"/>
        </w:rPr>
        <w:t>Jonkman</w:t>
      </w:r>
      <w:r>
        <w:tab/>
        <w:t>C.</w:t>
      </w:r>
      <w:r>
        <w:rPr>
          <w:spacing w:val="6"/>
        </w:rPr>
        <w:t xml:space="preserve"> </w:t>
      </w:r>
      <w:r>
        <w:rPr>
          <w:spacing w:val="-2"/>
        </w:rPr>
        <w:t>Carson</w:t>
      </w:r>
    </w:p>
    <w:p w14:paraId="250E13AF" w14:textId="77777777" w:rsidR="00EC7641" w:rsidRDefault="007774D2">
      <w:pPr>
        <w:pStyle w:val="BodyText"/>
        <w:tabs>
          <w:tab w:val="left" w:pos="3040"/>
        </w:tabs>
        <w:spacing w:line="252" w:lineRule="exact"/>
        <w:ind w:left="674"/>
      </w:pPr>
      <w:r>
        <w:t>R.</w:t>
      </w:r>
      <w:r>
        <w:rPr>
          <w:spacing w:val="6"/>
        </w:rPr>
        <w:t xml:space="preserve"> </w:t>
      </w:r>
      <w:proofErr w:type="spellStart"/>
      <w:r>
        <w:rPr>
          <w:spacing w:val="-2"/>
        </w:rPr>
        <w:t>Kadulski</w:t>
      </w:r>
      <w:proofErr w:type="spellEnd"/>
      <w:r>
        <w:tab/>
      </w:r>
      <w:r>
        <w:rPr>
          <w:position w:val="1"/>
        </w:rPr>
        <w:t>B.</w:t>
      </w:r>
      <w:r>
        <w:rPr>
          <w:spacing w:val="6"/>
          <w:position w:val="1"/>
        </w:rPr>
        <w:t xml:space="preserve"> </w:t>
      </w:r>
      <w:r>
        <w:rPr>
          <w:spacing w:val="-4"/>
          <w:position w:val="1"/>
        </w:rPr>
        <w:t>Craig</w:t>
      </w:r>
    </w:p>
    <w:p w14:paraId="2815E12A" w14:textId="77777777" w:rsidR="00EC7641" w:rsidRDefault="007774D2">
      <w:pPr>
        <w:pStyle w:val="BodyText"/>
        <w:tabs>
          <w:tab w:val="left" w:pos="3040"/>
        </w:tabs>
        <w:spacing w:line="242" w:lineRule="exact"/>
        <w:ind w:left="674"/>
      </w:pPr>
      <w:r>
        <w:t>K.</w:t>
      </w:r>
      <w:r>
        <w:rPr>
          <w:spacing w:val="7"/>
        </w:rPr>
        <w:t xml:space="preserve"> </w:t>
      </w:r>
      <w:r>
        <w:rPr>
          <w:spacing w:val="-5"/>
        </w:rPr>
        <w:t>Koo</w:t>
      </w:r>
      <w:r>
        <w:tab/>
        <w:t>G.</w:t>
      </w:r>
      <w:r>
        <w:rPr>
          <w:spacing w:val="4"/>
        </w:rPr>
        <w:t xml:space="preserve"> </w:t>
      </w:r>
      <w:r>
        <w:rPr>
          <w:spacing w:val="-2"/>
        </w:rPr>
        <w:t>Fairthorne</w:t>
      </w:r>
    </w:p>
    <w:p w14:paraId="6A6BD1C3" w14:textId="77777777" w:rsidR="00EC7641" w:rsidRDefault="007774D2">
      <w:pPr>
        <w:pStyle w:val="BodyText"/>
        <w:tabs>
          <w:tab w:val="left" w:pos="3040"/>
        </w:tabs>
        <w:spacing w:line="252" w:lineRule="exact"/>
        <w:ind w:left="674"/>
      </w:pPr>
      <w:r>
        <w:rPr>
          <w:position w:val="1"/>
        </w:rPr>
        <w:t>A.</w:t>
      </w:r>
      <w:r>
        <w:rPr>
          <w:spacing w:val="4"/>
          <w:position w:val="1"/>
        </w:rPr>
        <w:t xml:space="preserve"> </w:t>
      </w:r>
      <w:r>
        <w:rPr>
          <w:spacing w:val="-2"/>
          <w:position w:val="1"/>
        </w:rPr>
        <w:t>Lanteigne</w:t>
      </w:r>
      <w:r>
        <w:rPr>
          <w:position w:val="1"/>
        </w:rPr>
        <w:tab/>
      </w:r>
      <w:r>
        <w:t>F.</w:t>
      </w:r>
      <w:r>
        <w:rPr>
          <w:spacing w:val="-9"/>
        </w:rPr>
        <w:t xml:space="preserve"> </w:t>
      </w:r>
      <w:r>
        <w:rPr>
          <w:spacing w:val="-2"/>
        </w:rPr>
        <w:t>Lohmann</w:t>
      </w:r>
    </w:p>
    <w:p w14:paraId="455B06F2" w14:textId="77777777" w:rsidR="00EC7641" w:rsidRDefault="007774D2">
      <w:pPr>
        <w:pStyle w:val="BodyText"/>
        <w:tabs>
          <w:tab w:val="left" w:pos="3041"/>
        </w:tabs>
        <w:spacing w:line="246" w:lineRule="exact"/>
        <w:ind w:left="674"/>
      </w:pPr>
      <w:r>
        <w:t>M.</w:t>
      </w:r>
      <w:r>
        <w:rPr>
          <w:spacing w:val="6"/>
        </w:rPr>
        <w:t xml:space="preserve"> </w:t>
      </w:r>
      <w:r>
        <w:rPr>
          <w:spacing w:val="-2"/>
        </w:rPr>
        <w:t>Lasalle</w:t>
      </w:r>
      <w:r>
        <w:tab/>
        <w:t>M.</w:t>
      </w:r>
      <w:r>
        <w:rPr>
          <w:spacing w:val="3"/>
        </w:rPr>
        <w:t xml:space="preserve"> </w:t>
      </w:r>
      <w:r>
        <w:rPr>
          <w:spacing w:val="-2"/>
        </w:rPr>
        <w:t>Mihailovic</w:t>
      </w:r>
    </w:p>
    <w:p w14:paraId="50265B56" w14:textId="77777777" w:rsidR="00EC7641" w:rsidRDefault="007774D2">
      <w:pPr>
        <w:pStyle w:val="BodyText"/>
        <w:tabs>
          <w:tab w:val="left" w:pos="3040"/>
        </w:tabs>
        <w:spacing w:line="248" w:lineRule="exact"/>
        <w:ind w:left="674"/>
      </w:pPr>
      <w:r>
        <w:t>B.</w:t>
      </w:r>
      <w:r>
        <w:rPr>
          <w:spacing w:val="6"/>
        </w:rPr>
        <w:t xml:space="preserve"> </w:t>
      </w:r>
      <w:r>
        <w:rPr>
          <w:spacing w:val="-2"/>
        </w:rPr>
        <w:t>Maling</w:t>
      </w:r>
      <w:r>
        <w:tab/>
        <w:t>G.-L.</w:t>
      </w:r>
      <w:r>
        <w:rPr>
          <w:spacing w:val="4"/>
        </w:rPr>
        <w:t xml:space="preserve"> </w:t>
      </w:r>
      <w:r>
        <w:rPr>
          <w:spacing w:val="-2"/>
        </w:rPr>
        <w:t>Porcari</w:t>
      </w:r>
    </w:p>
    <w:p w14:paraId="6A8AE1E2" w14:textId="77777777" w:rsidR="00EC7641" w:rsidRDefault="007774D2">
      <w:pPr>
        <w:pStyle w:val="BodyText"/>
        <w:tabs>
          <w:tab w:val="left" w:pos="3041"/>
        </w:tabs>
        <w:spacing w:line="260" w:lineRule="exact"/>
        <w:ind w:left="674"/>
      </w:pPr>
      <w:r>
        <w:t>B.</w:t>
      </w:r>
      <w:r>
        <w:rPr>
          <w:spacing w:val="6"/>
        </w:rPr>
        <w:t xml:space="preserve"> </w:t>
      </w:r>
      <w:r>
        <w:rPr>
          <w:spacing w:val="-2"/>
        </w:rPr>
        <w:t>Maltby</w:t>
      </w:r>
      <w:r>
        <w:tab/>
        <w:t>J.</w:t>
      </w:r>
      <w:r>
        <w:rPr>
          <w:spacing w:val="5"/>
        </w:rPr>
        <w:t xml:space="preserve"> </w:t>
      </w:r>
      <w:r>
        <w:rPr>
          <w:spacing w:val="-2"/>
        </w:rPr>
        <w:t>Urquhart</w:t>
      </w:r>
    </w:p>
    <w:p w14:paraId="6D088DAA" w14:textId="77777777" w:rsidR="00EC7641" w:rsidRDefault="007774D2">
      <w:pPr>
        <w:pStyle w:val="BodyText"/>
        <w:tabs>
          <w:tab w:val="left" w:pos="3027"/>
        </w:tabs>
        <w:spacing w:line="244" w:lineRule="exact"/>
        <w:ind w:left="674"/>
      </w:pPr>
      <w:r>
        <w:br w:type="column"/>
      </w:r>
      <w:r>
        <w:rPr>
          <w:spacing w:val="-2"/>
        </w:rPr>
        <w:t>J.B.-W.</w:t>
      </w:r>
      <w:r>
        <w:rPr>
          <w:spacing w:val="-5"/>
        </w:rPr>
        <w:t xml:space="preserve"> </w:t>
      </w:r>
      <w:r>
        <w:rPr>
          <w:spacing w:val="-2"/>
        </w:rPr>
        <w:t>McFadden</w:t>
      </w:r>
      <w:r>
        <w:tab/>
        <w:t>A.</w:t>
      </w:r>
      <w:r>
        <w:rPr>
          <w:spacing w:val="7"/>
        </w:rPr>
        <w:t xml:space="preserve"> </w:t>
      </w:r>
      <w:r>
        <w:rPr>
          <w:spacing w:val="-2"/>
        </w:rPr>
        <w:t>Attar</w:t>
      </w:r>
    </w:p>
    <w:p w14:paraId="7C2FA88B" w14:textId="77777777" w:rsidR="00EC7641" w:rsidRDefault="00EC7641">
      <w:pPr>
        <w:pStyle w:val="BodyText"/>
      </w:pPr>
    </w:p>
    <w:p w14:paraId="4B61CB04" w14:textId="77777777" w:rsidR="00EC7641" w:rsidRDefault="00EC7641">
      <w:pPr>
        <w:pStyle w:val="BodyText"/>
      </w:pPr>
    </w:p>
    <w:p w14:paraId="01B62F4D" w14:textId="77777777" w:rsidR="00EC7641" w:rsidRDefault="00EC7641">
      <w:pPr>
        <w:pStyle w:val="BodyText"/>
        <w:spacing w:before="8"/>
        <w:rPr>
          <w:sz w:val="16"/>
        </w:rPr>
      </w:pPr>
    </w:p>
    <w:p w14:paraId="45413E17" w14:textId="77777777" w:rsidR="00EC7641" w:rsidRDefault="007774D2">
      <w:pPr>
        <w:pStyle w:val="Heading2"/>
        <w:spacing w:line="204" w:lineRule="auto"/>
        <w:ind w:left="2509" w:hanging="1699"/>
      </w:pPr>
      <w:r>
        <w:t xml:space="preserve">Standing Committee on Use and </w:t>
      </w:r>
      <w:r>
        <w:rPr>
          <w:spacing w:val="-2"/>
        </w:rPr>
        <w:t>Egress</w:t>
      </w:r>
    </w:p>
    <w:p w14:paraId="72F7DD22" w14:textId="77777777" w:rsidR="00EC7641" w:rsidRDefault="007774D2">
      <w:pPr>
        <w:tabs>
          <w:tab w:val="left" w:pos="3033"/>
        </w:tabs>
        <w:spacing w:before="180" w:line="262" w:lineRule="exact"/>
        <w:ind w:left="674"/>
        <w:rPr>
          <w:sz w:val="20"/>
        </w:rPr>
      </w:pPr>
      <w:r>
        <w:rPr>
          <w:sz w:val="20"/>
        </w:rPr>
        <w:t>E.</w:t>
      </w:r>
      <w:r>
        <w:rPr>
          <w:spacing w:val="-1"/>
          <w:sz w:val="20"/>
        </w:rPr>
        <w:t xml:space="preserve"> </w:t>
      </w:r>
      <w:r>
        <w:rPr>
          <w:sz w:val="20"/>
        </w:rPr>
        <w:t>Domingo</w:t>
      </w:r>
      <w:r>
        <w:rPr>
          <w:spacing w:val="1"/>
          <w:sz w:val="20"/>
        </w:rPr>
        <w:t xml:space="preserve"> </w:t>
      </w:r>
      <w:r>
        <w:rPr>
          <w:i/>
          <w:spacing w:val="-2"/>
          <w:sz w:val="20"/>
        </w:rPr>
        <w:t>(Chair)</w:t>
      </w:r>
      <w:r>
        <w:rPr>
          <w:i/>
          <w:sz w:val="20"/>
        </w:rPr>
        <w:tab/>
      </w:r>
      <w:r>
        <w:rPr>
          <w:sz w:val="20"/>
        </w:rPr>
        <w:t>R.</w:t>
      </w:r>
      <w:r>
        <w:rPr>
          <w:spacing w:val="5"/>
          <w:sz w:val="20"/>
        </w:rPr>
        <w:t xml:space="preserve"> </w:t>
      </w:r>
      <w:r>
        <w:rPr>
          <w:spacing w:val="-2"/>
          <w:sz w:val="20"/>
        </w:rPr>
        <w:t>Strickland</w:t>
      </w:r>
    </w:p>
    <w:p w14:paraId="29EB5DF6" w14:textId="77777777" w:rsidR="00EC7641" w:rsidRDefault="007774D2">
      <w:pPr>
        <w:pStyle w:val="BodyText"/>
        <w:tabs>
          <w:tab w:val="left" w:pos="3033"/>
        </w:tabs>
        <w:spacing w:line="247" w:lineRule="exact"/>
        <w:ind w:left="674"/>
      </w:pPr>
      <w:r>
        <w:t>S.</w:t>
      </w:r>
      <w:r>
        <w:rPr>
          <w:spacing w:val="4"/>
        </w:rPr>
        <w:t xml:space="preserve"> </w:t>
      </w:r>
      <w:r>
        <w:rPr>
          <w:spacing w:val="-2"/>
        </w:rPr>
        <w:t>Bourdeau</w:t>
      </w:r>
      <w:r>
        <w:tab/>
        <w:t>R.</w:t>
      </w:r>
      <w:r>
        <w:rPr>
          <w:spacing w:val="4"/>
        </w:rPr>
        <w:t xml:space="preserve"> </w:t>
      </w:r>
      <w:r>
        <w:rPr>
          <w:spacing w:val="-2"/>
        </w:rPr>
        <w:t>Thompson</w:t>
      </w:r>
    </w:p>
    <w:p w14:paraId="45805C8A" w14:textId="77777777" w:rsidR="00EC7641" w:rsidRDefault="007774D2">
      <w:pPr>
        <w:pStyle w:val="BodyText"/>
        <w:tabs>
          <w:tab w:val="left" w:pos="3033"/>
        </w:tabs>
        <w:spacing w:line="251" w:lineRule="exact"/>
        <w:ind w:left="674"/>
      </w:pPr>
      <w:r>
        <w:t>K.</w:t>
      </w:r>
      <w:r>
        <w:rPr>
          <w:spacing w:val="6"/>
        </w:rPr>
        <w:t xml:space="preserve"> </w:t>
      </w:r>
      <w:r>
        <w:rPr>
          <w:spacing w:val="-2"/>
        </w:rPr>
        <w:t>Calder</w:t>
      </w:r>
      <w:r>
        <w:tab/>
      </w:r>
      <w:r>
        <w:rPr>
          <w:position w:val="1"/>
        </w:rPr>
        <w:t>B.</w:t>
      </w:r>
      <w:r>
        <w:rPr>
          <w:spacing w:val="6"/>
          <w:position w:val="1"/>
        </w:rPr>
        <w:t xml:space="preserve"> </w:t>
      </w:r>
      <w:r>
        <w:rPr>
          <w:spacing w:val="-2"/>
          <w:position w:val="1"/>
        </w:rPr>
        <w:t>Topping</w:t>
      </w:r>
    </w:p>
    <w:p w14:paraId="686B007C" w14:textId="77777777" w:rsidR="00EC7641" w:rsidRDefault="007774D2">
      <w:pPr>
        <w:pStyle w:val="BodyText"/>
        <w:spacing w:line="240" w:lineRule="exact"/>
        <w:ind w:left="674"/>
      </w:pPr>
      <w:r>
        <w:t>A.</w:t>
      </w:r>
      <w:r>
        <w:rPr>
          <w:spacing w:val="4"/>
        </w:rPr>
        <w:t xml:space="preserve"> </w:t>
      </w:r>
      <w:r>
        <w:rPr>
          <w:spacing w:val="-2"/>
        </w:rPr>
        <w:t>Cavers</w:t>
      </w:r>
    </w:p>
    <w:p w14:paraId="6BFE7387" w14:textId="77777777" w:rsidR="00EC7641" w:rsidRDefault="00EC7641">
      <w:pPr>
        <w:spacing w:line="240" w:lineRule="exact"/>
        <w:sectPr w:rsidR="00EC7641">
          <w:type w:val="continuous"/>
          <w:pgSz w:w="12240" w:h="15840"/>
          <w:pgMar w:top="1320" w:right="1080" w:bottom="420" w:left="840" w:header="374" w:footer="239" w:gutter="0"/>
          <w:cols w:num="2" w:space="720" w:equalWidth="0">
            <w:col w:w="4324" w:space="797"/>
            <w:col w:w="5199"/>
          </w:cols>
        </w:sectPr>
      </w:pPr>
    </w:p>
    <w:p w14:paraId="1BA3041F" w14:textId="77777777" w:rsidR="00EC7641" w:rsidRDefault="007774D2">
      <w:pPr>
        <w:pStyle w:val="Heading2"/>
        <w:spacing w:before="33" w:line="206" w:lineRule="auto"/>
        <w:ind w:left="2348" w:hanging="1641"/>
      </w:pPr>
      <w:r>
        <w:t>Standing</w:t>
      </w:r>
      <w:r>
        <w:rPr>
          <w:spacing w:val="-6"/>
        </w:rPr>
        <w:t xml:space="preserve"> </w:t>
      </w:r>
      <w:r>
        <w:t>Committee</w:t>
      </w:r>
      <w:r>
        <w:rPr>
          <w:spacing w:val="-7"/>
        </w:rPr>
        <w:t xml:space="preserve"> </w:t>
      </w:r>
      <w:r>
        <w:t>on</w:t>
      </w:r>
      <w:r>
        <w:rPr>
          <w:spacing w:val="-7"/>
        </w:rPr>
        <w:t xml:space="preserve"> </w:t>
      </w:r>
      <w:r>
        <w:t>HVAC</w:t>
      </w:r>
      <w:r>
        <w:rPr>
          <w:spacing w:val="-8"/>
        </w:rPr>
        <w:t xml:space="preserve"> </w:t>
      </w:r>
      <w:r>
        <w:t xml:space="preserve">and </w:t>
      </w:r>
      <w:r>
        <w:rPr>
          <w:spacing w:val="-2"/>
        </w:rPr>
        <w:t>Plumbing</w:t>
      </w:r>
    </w:p>
    <w:p w14:paraId="57E1D953" w14:textId="77777777" w:rsidR="00EC7641" w:rsidRDefault="007774D2">
      <w:pPr>
        <w:pStyle w:val="BodyText"/>
        <w:spacing w:line="243" w:lineRule="exact"/>
        <w:ind w:left="554"/>
      </w:pPr>
      <w:r>
        <w:br w:type="column"/>
      </w:r>
      <w:r>
        <w:t>S.</w:t>
      </w:r>
      <w:r>
        <w:rPr>
          <w:spacing w:val="1"/>
        </w:rPr>
        <w:t xml:space="preserve"> </w:t>
      </w:r>
      <w:proofErr w:type="spellStart"/>
      <w:r>
        <w:rPr>
          <w:spacing w:val="-2"/>
        </w:rPr>
        <w:t>Destroismaisons</w:t>
      </w:r>
      <w:proofErr w:type="spellEnd"/>
    </w:p>
    <w:p w14:paraId="0E5B2A9C" w14:textId="77777777" w:rsidR="00EC7641" w:rsidRDefault="007774D2">
      <w:pPr>
        <w:pStyle w:val="BodyText"/>
        <w:spacing w:line="245" w:lineRule="exact"/>
        <w:ind w:left="554"/>
      </w:pPr>
      <w:r>
        <w:t>B.</w:t>
      </w:r>
      <w:r>
        <w:rPr>
          <w:spacing w:val="6"/>
        </w:rPr>
        <w:t xml:space="preserve"> </w:t>
      </w:r>
      <w:r>
        <w:rPr>
          <w:spacing w:val="-2"/>
        </w:rPr>
        <w:t>Dupuis</w:t>
      </w:r>
    </w:p>
    <w:p w14:paraId="5A7E53E6" w14:textId="77777777" w:rsidR="00EC7641" w:rsidRDefault="007774D2">
      <w:pPr>
        <w:pStyle w:val="BodyText"/>
        <w:spacing w:line="261" w:lineRule="exact"/>
        <w:ind w:left="554"/>
      </w:pPr>
      <w:r>
        <w:t>E.</w:t>
      </w:r>
      <w:r>
        <w:rPr>
          <w:spacing w:val="5"/>
        </w:rPr>
        <w:t xml:space="preserve"> </w:t>
      </w:r>
      <w:r>
        <w:rPr>
          <w:spacing w:val="-2"/>
        </w:rPr>
        <w:t>Esselink</w:t>
      </w:r>
    </w:p>
    <w:p w14:paraId="3B65855B" w14:textId="77777777" w:rsidR="00EC7641" w:rsidRDefault="007774D2">
      <w:pPr>
        <w:spacing w:before="62" w:line="208" w:lineRule="exact"/>
        <w:ind w:left="650"/>
        <w:rPr>
          <w:sz w:val="16"/>
        </w:rPr>
      </w:pPr>
      <w:r>
        <w:br w:type="column"/>
      </w:r>
      <w:r>
        <w:rPr>
          <w:sz w:val="16"/>
        </w:rPr>
        <w:t>Codes</w:t>
      </w:r>
      <w:r>
        <w:rPr>
          <w:spacing w:val="-3"/>
          <w:sz w:val="16"/>
        </w:rPr>
        <w:t xml:space="preserve"> </w:t>
      </w:r>
      <w:r>
        <w:rPr>
          <w:sz w:val="16"/>
        </w:rPr>
        <w:t>Canada</w:t>
      </w:r>
      <w:r>
        <w:rPr>
          <w:spacing w:val="-2"/>
          <w:sz w:val="16"/>
        </w:rPr>
        <w:t xml:space="preserve"> staff</w:t>
      </w:r>
    </w:p>
    <w:p w14:paraId="40B9D5FD" w14:textId="77777777" w:rsidR="00EC7641" w:rsidRDefault="007774D2">
      <w:pPr>
        <w:spacing w:before="6" w:line="220" w:lineRule="auto"/>
        <w:ind w:left="650" w:right="313"/>
        <w:rPr>
          <w:sz w:val="16"/>
        </w:rPr>
      </w:pPr>
      <w:r>
        <w:rPr>
          <w:sz w:val="16"/>
        </w:rPr>
        <w:t>who</w:t>
      </w:r>
      <w:r>
        <w:rPr>
          <w:spacing w:val="-10"/>
          <w:sz w:val="16"/>
        </w:rPr>
        <w:t xml:space="preserve"> </w:t>
      </w:r>
      <w:r>
        <w:rPr>
          <w:sz w:val="16"/>
        </w:rPr>
        <w:t>provided</w:t>
      </w:r>
      <w:r>
        <w:rPr>
          <w:spacing w:val="-10"/>
          <w:sz w:val="16"/>
        </w:rPr>
        <w:t xml:space="preserve"> </w:t>
      </w:r>
      <w:r>
        <w:rPr>
          <w:sz w:val="16"/>
        </w:rPr>
        <w:t>assistance</w:t>
      </w:r>
      <w:r>
        <w:rPr>
          <w:spacing w:val="40"/>
          <w:sz w:val="16"/>
        </w:rPr>
        <w:t xml:space="preserve"> </w:t>
      </w:r>
      <w:r>
        <w:rPr>
          <w:sz w:val="16"/>
        </w:rPr>
        <w:t xml:space="preserve">to the </w:t>
      </w:r>
      <w:proofErr w:type="gramStart"/>
      <w:r>
        <w:rPr>
          <w:sz w:val="16"/>
        </w:rPr>
        <w:t>Committee</w:t>
      </w:r>
      <w:proofErr w:type="gramEnd"/>
    </w:p>
    <w:p w14:paraId="34533443" w14:textId="77777777" w:rsidR="00EC7641" w:rsidRDefault="00EC7641">
      <w:pPr>
        <w:spacing w:line="220" w:lineRule="auto"/>
        <w:rPr>
          <w:sz w:val="16"/>
        </w:rPr>
        <w:sectPr w:rsidR="00EC7641">
          <w:type w:val="continuous"/>
          <w:pgSz w:w="12240" w:h="15840"/>
          <w:pgMar w:top="1320" w:right="1080" w:bottom="420" w:left="840" w:header="374" w:footer="239" w:gutter="0"/>
          <w:cols w:num="3" w:space="720" w:equalWidth="0">
            <w:col w:w="5201" w:space="40"/>
            <w:col w:w="2224" w:space="39"/>
            <w:col w:w="2816"/>
          </w:cols>
        </w:sectPr>
      </w:pPr>
    </w:p>
    <w:p w14:paraId="7708B0A6" w14:textId="77777777" w:rsidR="00EC7641" w:rsidRDefault="007774D2">
      <w:pPr>
        <w:tabs>
          <w:tab w:val="left" w:pos="3034"/>
        </w:tabs>
        <w:spacing w:line="232" w:lineRule="exact"/>
        <w:ind w:left="674"/>
        <w:rPr>
          <w:sz w:val="20"/>
        </w:rPr>
      </w:pPr>
      <w:r>
        <w:rPr>
          <w:sz w:val="20"/>
        </w:rPr>
        <w:t>T.</w:t>
      </w:r>
      <w:r>
        <w:rPr>
          <w:spacing w:val="-6"/>
          <w:sz w:val="20"/>
        </w:rPr>
        <w:t xml:space="preserve"> </w:t>
      </w:r>
      <w:r>
        <w:rPr>
          <w:sz w:val="20"/>
        </w:rPr>
        <w:t>White</w:t>
      </w:r>
      <w:r>
        <w:rPr>
          <w:spacing w:val="-5"/>
          <w:sz w:val="20"/>
        </w:rPr>
        <w:t xml:space="preserve"> </w:t>
      </w:r>
      <w:r>
        <w:rPr>
          <w:i/>
          <w:spacing w:val="-2"/>
          <w:sz w:val="20"/>
        </w:rPr>
        <w:t>(Chair)</w:t>
      </w:r>
      <w:r>
        <w:rPr>
          <w:i/>
          <w:sz w:val="20"/>
        </w:rPr>
        <w:tab/>
      </w:r>
      <w:r>
        <w:rPr>
          <w:sz w:val="20"/>
        </w:rPr>
        <w:t>R.</w:t>
      </w:r>
      <w:r>
        <w:rPr>
          <w:spacing w:val="5"/>
          <w:sz w:val="20"/>
        </w:rPr>
        <w:t xml:space="preserve"> </w:t>
      </w:r>
      <w:r>
        <w:rPr>
          <w:spacing w:val="-2"/>
          <w:sz w:val="20"/>
        </w:rPr>
        <w:t>Roberts</w:t>
      </w:r>
    </w:p>
    <w:p w14:paraId="236DC6FE" w14:textId="77777777" w:rsidR="00EC7641" w:rsidRDefault="007774D2">
      <w:pPr>
        <w:pStyle w:val="BodyText"/>
        <w:tabs>
          <w:tab w:val="left" w:pos="3034"/>
        </w:tabs>
        <w:spacing w:line="254" w:lineRule="exact"/>
        <w:ind w:left="674"/>
      </w:pPr>
      <w:r>
        <w:t>H.</w:t>
      </w:r>
      <w:r>
        <w:rPr>
          <w:spacing w:val="4"/>
        </w:rPr>
        <w:t xml:space="preserve"> </w:t>
      </w:r>
      <w:r>
        <w:rPr>
          <w:spacing w:val="-2"/>
        </w:rPr>
        <w:t>Bouchard</w:t>
      </w:r>
      <w:r>
        <w:tab/>
      </w:r>
      <w:r>
        <w:rPr>
          <w:position w:val="1"/>
        </w:rPr>
        <w:t>C.</w:t>
      </w:r>
      <w:r>
        <w:rPr>
          <w:spacing w:val="7"/>
          <w:position w:val="1"/>
        </w:rPr>
        <w:t xml:space="preserve"> </w:t>
      </w:r>
      <w:r>
        <w:rPr>
          <w:spacing w:val="-5"/>
          <w:position w:val="1"/>
        </w:rPr>
        <w:t>Roy</w:t>
      </w:r>
    </w:p>
    <w:p w14:paraId="4577CD53" w14:textId="77777777" w:rsidR="00EC7641" w:rsidRDefault="007774D2">
      <w:pPr>
        <w:pStyle w:val="BodyText"/>
        <w:tabs>
          <w:tab w:val="left" w:pos="3034"/>
        </w:tabs>
        <w:spacing w:line="247" w:lineRule="exact"/>
        <w:ind w:left="674"/>
      </w:pPr>
      <w:r>
        <w:t>F.</w:t>
      </w:r>
      <w:r>
        <w:rPr>
          <w:spacing w:val="-1"/>
        </w:rPr>
        <w:t xml:space="preserve"> </w:t>
      </w:r>
      <w:r>
        <w:t>Di</w:t>
      </w:r>
      <w:r>
        <w:rPr>
          <w:spacing w:val="-2"/>
        </w:rPr>
        <w:t xml:space="preserve"> Folco</w:t>
      </w:r>
      <w:r>
        <w:tab/>
        <w:t>A.</w:t>
      </w:r>
      <w:r>
        <w:rPr>
          <w:spacing w:val="4"/>
        </w:rPr>
        <w:t xml:space="preserve"> </w:t>
      </w:r>
      <w:r>
        <w:rPr>
          <w:spacing w:val="-2"/>
        </w:rPr>
        <w:t>Spurrell</w:t>
      </w:r>
    </w:p>
    <w:p w14:paraId="200CB4D5" w14:textId="77777777" w:rsidR="00EC7641" w:rsidRDefault="007774D2">
      <w:pPr>
        <w:pStyle w:val="BodyText"/>
        <w:tabs>
          <w:tab w:val="left" w:pos="3034"/>
        </w:tabs>
        <w:spacing w:line="255" w:lineRule="exact"/>
        <w:ind w:left="674"/>
      </w:pPr>
      <w:r>
        <w:rPr>
          <w:spacing w:val="-2"/>
        </w:rPr>
        <w:t>Y.</w:t>
      </w:r>
      <w:r>
        <w:rPr>
          <w:spacing w:val="-9"/>
        </w:rPr>
        <w:t xml:space="preserve"> </w:t>
      </w:r>
      <w:r>
        <w:rPr>
          <w:spacing w:val="-2"/>
        </w:rPr>
        <w:t>Duchesne</w:t>
      </w:r>
      <w:r>
        <w:tab/>
      </w:r>
      <w:r>
        <w:rPr>
          <w:position w:val="1"/>
        </w:rPr>
        <w:t>G.</w:t>
      </w:r>
      <w:r>
        <w:rPr>
          <w:spacing w:val="4"/>
          <w:position w:val="1"/>
        </w:rPr>
        <w:t xml:space="preserve"> </w:t>
      </w:r>
      <w:proofErr w:type="spellStart"/>
      <w:r>
        <w:rPr>
          <w:spacing w:val="-2"/>
          <w:position w:val="1"/>
        </w:rPr>
        <w:t>Stasynec</w:t>
      </w:r>
      <w:proofErr w:type="spellEnd"/>
    </w:p>
    <w:p w14:paraId="22821464" w14:textId="77777777" w:rsidR="00EC7641" w:rsidRDefault="007774D2">
      <w:pPr>
        <w:pStyle w:val="BodyText"/>
        <w:tabs>
          <w:tab w:val="left" w:pos="3034"/>
        </w:tabs>
        <w:spacing w:line="242" w:lineRule="exact"/>
        <w:ind w:left="674"/>
      </w:pPr>
      <w:r>
        <w:t>L.</w:t>
      </w:r>
      <w:r>
        <w:rPr>
          <w:spacing w:val="6"/>
        </w:rPr>
        <w:t xml:space="preserve"> </w:t>
      </w:r>
      <w:r>
        <w:rPr>
          <w:spacing w:val="-4"/>
        </w:rPr>
        <w:t>Gill</w:t>
      </w:r>
      <w:r>
        <w:tab/>
        <w:t>S.</w:t>
      </w:r>
      <w:r>
        <w:rPr>
          <w:spacing w:val="6"/>
        </w:rPr>
        <w:t xml:space="preserve"> </w:t>
      </w:r>
      <w:r>
        <w:rPr>
          <w:spacing w:val="-2"/>
        </w:rPr>
        <w:t>Steele</w:t>
      </w:r>
    </w:p>
    <w:p w14:paraId="7354FEF7" w14:textId="77777777" w:rsidR="00EC7641" w:rsidRDefault="007774D2">
      <w:pPr>
        <w:pStyle w:val="BodyText"/>
        <w:tabs>
          <w:tab w:val="left" w:pos="3034"/>
        </w:tabs>
        <w:spacing w:line="249" w:lineRule="exact"/>
        <w:ind w:left="674"/>
      </w:pPr>
      <w:r>
        <w:t>R.</w:t>
      </w:r>
      <w:r>
        <w:rPr>
          <w:spacing w:val="7"/>
        </w:rPr>
        <w:t xml:space="preserve"> </w:t>
      </w:r>
      <w:r>
        <w:rPr>
          <w:spacing w:val="-4"/>
        </w:rPr>
        <w:t>Gill</w:t>
      </w:r>
      <w:r>
        <w:tab/>
      </w:r>
      <w:r>
        <w:rPr>
          <w:position w:val="1"/>
        </w:rPr>
        <w:t>K.</w:t>
      </w:r>
      <w:r>
        <w:rPr>
          <w:spacing w:val="6"/>
          <w:position w:val="1"/>
        </w:rPr>
        <w:t xml:space="preserve"> </w:t>
      </w:r>
      <w:r>
        <w:rPr>
          <w:spacing w:val="-4"/>
          <w:position w:val="1"/>
        </w:rPr>
        <w:t>Wong</w:t>
      </w:r>
    </w:p>
    <w:p w14:paraId="1EC6443E" w14:textId="77777777" w:rsidR="00EC7641" w:rsidRDefault="007774D2">
      <w:pPr>
        <w:pStyle w:val="BodyText"/>
        <w:spacing w:line="256" w:lineRule="exact"/>
        <w:ind w:left="674"/>
      </w:pPr>
      <w:r>
        <w:t>X.</w:t>
      </w:r>
      <w:r>
        <w:rPr>
          <w:spacing w:val="7"/>
        </w:rPr>
        <w:t xml:space="preserve"> </w:t>
      </w:r>
      <w:r>
        <w:rPr>
          <w:spacing w:val="-5"/>
        </w:rPr>
        <w:t>Hao</w:t>
      </w:r>
    </w:p>
    <w:p w14:paraId="3734B167" w14:textId="77777777" w:rsidR="00EC7641" w:rsidRDefault="007774D2">
      <w:pPr>
        <w:pStyle w:val="BodyText"/>
        <w:tabs>
          <w:tab w:val="left" w:pos="3033"/>
        </w:tabs>
        <w:spacing w:line="226" w:lineRule="exact"/>
        <w:ind w:left="674"/>
      </w:pPr>
      <w:r>
        <w:br w:type="column"/>
      </w:r>
      <w:r>
        <w:t>B.</w:t>
      </w:r>
      <w:r>
        <w:rPr>
          <w:spacing w:val="5"/>
        </w:rPr>
        <w:t xml:space="preserve"> </w:t>
      </w:r>
      <w:r>
        <w:rPr>
          <w:spacing w:val="-2"/>
        </w:rPr>
        <w:t>Everton</w:t>
      </w:r>
      <w:r>
        <w:tab/>
        <w:t>M.</w:t>
      </w:r>
      <w:r>
        <w:rPr>
          <w:spacing w:val="6"/>
        </w:rPr>
        <w:t xml:space="preserve"> </w:t>
      </w:r>
      <w:r>
        <w:rPr>
          <w:spacing w:val="-2"/>
        </w:rPr>
        <w:t>Fortin</w:t>
      </w:r>
    </w:p>
    <w:p w14:paraId="7B867CB4" w14:textId="77777777" w:rsidR="00EC7641" w:rsidRDefault="007774D2">
      <w:pPr>
        <w:pStyle w:val="BodyText"/>
        <w:tabs>
          <w:tab w:val="left" w:pos="3033"/>
        </w:tabs>
        <w:spacing w:line="251" w:lineRule="exact"/>
        <w:ind w:left="674"/>
      </w:pPr>
      <w:r>
        <w:t>R.</w:t>
      </w:r>
      <w:r>
        <w:rPr>
          <w:spacing w:val="6"/>
        </w:rPr>
        <w:t xml:space="preserve"> </w:t>
      </w:r>
      <w:r>
        <w:rPr>
          <w:spacing w:val="-2"/>
        </w:rPr>
        <w:t>Fraser</w:t>
      </w:r>
      <w:r>
        <w:tab/>
        <w:t>S. Hyde-</w:t>
      </w:r>
      <w:r>
        <w:rPr>
          <w:spacing w:val="-2"/>
        </w:rPr>
        <w:t>Clarke</w:t>
      </w:r>
    </w:p>
    <w:p w14:paraId="716AFFBF" w14:textId="77777777" w:rsidR="00EC7641" w:rsidRDefault="007774D2">
      <w:pPr>
        <w:pStyle w:val="BodyText"/>
        <w:tabs>
          <w:tab w:val="left" w:pos="3033"/>
        </w:tabs>
        <w:spacing w:line="253" w:lineRule="exact"/>
        <w:ind w:left="674"/>
      </w:pPr>
      <w:r>
        <w:t>W.</w:t>
      </w:r>
      <w:r>
        <w:rPr>
          <w:spacing w:val="-13"/>
        </w:rPr>
        <w:t xml:space="preserve"> </w:t>
      </w:r>
      <w:r>
        <w:rPr>
          <w:spacing w:val="-2"/>
        </w:rPr>
        <w:t>Johnston</w:t>
      </w:r>
      <w:r>
        <w:tab/>
        <w:t>C.</w:t>
      </w:r>
      <w:r>
        <w:rPr>
          <w:spacing w:val="7"/>
        </w:rPr>
        <w:t xml:space="preserve"> </w:t>
      </w:r>
      <w:r>
        <w:rPr>
          <w:spacing w:val="-2"/>
        </w:rPr>
        <w:t>Joseph</w:t>
      </w:r>
    </w:p>
    <w:p w14:paraId="30E2340E" w14:textId="77777777" w:rsidR="00EC7641" w:rsidRDefault="007774D2">
      <w:pPr>
        <w:pStyle w:val="BodyText"/>
        <w:tabs>
          <w:tab w:val="left" w:pos="3033"/>
        </w:tabs>
        <w:spacing w:line="246" w:lineRule="exact"/>
        <w:ind w:left="674"/>
      </w:pPr>
      <w:r>
        <w:t>W.</w:t>
      </w:r>
      <w:r>
        <w:rPr>
          <w:spacing w:val="-13"/>
        </w:rPr>
        <w:t xml:space="preserve"> </w:t>
      </w:r>
      <w:r>
        <w:rPr>
          <w:spacing w:val="-2"/>
        </w:rPr>
        <w:t>Kuffner</w:t>
      </w:r>
      <w:r>
        <w:tab/>
        <w:t>G.-L.</w:t>
      </w:r>
      <w:r>
        <w:rPr>
          <w:spacing w:val="4"/>
        </w:rPr>
        <w:t xml:space="preserve"> </w:t>
      </w:r>
      <w:r>
        <w:rPr>
          <w:spacing w:val="-2"/>
        </w:rPr>
        <w:t>Porcari</w:t>
      </w:r>
    </w:p>
    <w:p w14:paraId="70F3C5B0" w14:textId="77777777" w:rsidR="00EC7641" w:rsidRDefault="007774D2">
      <w:pPr>
        <w:pStyle w:val="BodyText"/>
        <w:tabs>
          <w:tab w:val="left" w:pos="3033"/>
        </w:tabs>
        <w:spacing w:line="244" w:lineRule="exact"/>
        <w:ind w:left="674"/>
      </w:pPr>
      <w:r>
        <w:t>I.</w:t>
      </w:r>
      <w:r>
        <w:rPr>
          <w:spacing w:val="2"/>
        </w:rPr>
        <w:t xml:space="preserve"> </w:t>
      </w:r>
      <w:r>
        <w:rPr>
          <w:spacing w:val="-2"/>
        </w:rPr>
        <w:t>MacDonald</w:t>
      </w:r>
      <w:r>
        <w:tab/>
        <w:t>B.</w:t>
      </w:r>
      <w:r>
        <w:rPr>
          <w:spacing w:val="7"/>
        </w:rPr>
        <w:t xml:space="preserve"> </w:t>
      </w:r>
      <w:r>
        <w:rPr>
          <w:spacing w:val="-2"/>
        </w:rPr>
        <w:t>Potvin</w:t>
      </w:r>
    </w:p>
    <w:p w14:paraId="52F3F183" w14:textId="77777777" w:rsidR="00EC7641" w:rsidRDefault="007774D2">
      <w:pPr>
        <w:pStyle w:val="BodyText"/>
        <w:tabs>
          <w:tab w:val="left" w:pos="3033"/>
        </w:tabs>
        <w:spacing w:line="244" w:lineRule="exact"/>
        <w:ind w:left="674"/>
      </w:pPr>
      <w:r>
        <w:t>J.</w:t>
      </w:r>
      <w:r>
        <w:rPr>
          <w:spacing w:val="5"/>
        </w:rPr>
        <w:t xml:space="preserve"> </w:t>
      </w:r>
      <w:r>
        <w:rPr>
          <w:spacing w:val="-2"/>
        </w:rPr>
        <w:t>Redmond</w:t>
      </w:r>
      <w:r>
        <w:tab/>
        <w:t>A.</w:t>
      </w:r>
      <w:r>
        <w:rPr>
          <w:spacing w:val="6"/>
        </w:rPr>
        <w:t xml:space="preserve"> </w:t>
      </w:r>
      <w:r>
        <w:rPr>
          <w:spacing w:val="-2"/>
        </w:rPr>
        <w:t>Robbins</w:t>
      </w:r>
    </w:p>
    <w:p w14:paraId="7385231A" w14:textId="77777777" w:rsidR="00EC7641" w:rsidRDefault="007774D2">
      <w:pPr>
        <w:pStyle w:val="BodyText"/>
        <w:tabs>
          <w:tab w:val="left" w:pos="3033"/>
        </w:tabs>
        <w:spacing w:line="257" w:lineRule="exact"/>
        <w:ind w:left="674"/>
      </w:pPr>
      <w:r>
        <w:t>J.</w:t>
      </w:r>
      <w:r>
        <w:rPr>
          <w:spacing w:val="6"/>
        </w:rPr>
        <w:t xml:space="preserve"> </w:t>
      </w:r>
      <w:r>
        <w:rPr>
          <w:spacing w:val="-2"/>
        </w:rPr>
        <w:t>Rubes</w:t>
      </w:r>
      <w:r>
        <w:tab/>
        <w:t>S.</w:t>
      </w:r>
      <w:r>
        <w:rPr>
          <w:spacing w:val="8"/>
        </w:rPr>
        <w:t xml:space="preserve"> </w:t>
      </w:r>
      <w:r>
        <w:rPr>
          <w:spacing w:val="-5"/>
        </w:rPr>
        <w:t>Yu</w:t>
      </w:r>
    </w:p>
    <w:p w14:paraId="55A08797" w14:textId="77777777" w:rsidR="00EC7641" w:rsidRDefault="00EC7641">
      <w:pPr>
        <w:spacing w:line="257" w:lineRule="exact"/>
        <w:sectPr w:rsidR="00EC7641">
          <w:type w:val="continuous"/>
          <w:pgSz w:w="12240" w:h="15840"/>
          <w:pgMar w:top="1320" w:right="1080" w:bottom="420" w:left="840" w:header="374" w:footer="239" w:gutter="0"/>
          <w:cols w:num="2" w:space="720" w:equalWidth="0">
            <w:col w:w="4102" w:space="1019"/>
            <w:col w:w="5199"/>
          </w:cols>
        </w:sectPr>
      </w:pPr>
    </w:p>
    <w:p w14:paraId="0A7EA278" w14:textId="77777777" w:rsidR="00EC7641" w:rsidRDefault="007774D2">
      <w:pPr>
        <w:pStyle w:val="BodyText"/>
        <w:spacing w:line="229" w:lineRule="exact"/>
        <w:ind w:left="674"/>
      </w:pPr>
      <w:r>
        <w:t>E.</w:t>
      </w:r>
      <w:r>
        <w:rPr>
          <w:spacing w:val="6"/>
        </w:rPr>
        <w:t xml:space="preserve"> </w:t>
      </w:r>
      <w:r>
        <w:rPr>
          <w:spacing w:val="-2"/>
        </w:rPr>
        <w:t>Howard</w:t>
      </w:r>
    </w:p>
    <w:p w14:paraId="372B9DAD" w14:textId="77777777" w:rsidR="00EC7641" w:rsidRDefault="007774D2">
      <w:pPr>
        <w:pStyle w:val="BodyText"/>
        <w:spacing w:line="238" w:lineRule="exact"/>
        <w:ind w:left="674"/>
      </w:pPr>
      <w:r>
        <w:t>D.</w:t>
      </w:r>
      <w:r>
        <w:rPr>
          <w:spacing w:val="6"/>
        </w:rPr>
        <w:t xml:space="preserve"> </w:t>
      </w:r>
      <w:r>
        <w:rPr>
          <w:spacing w:val="-5"/>
        </w:rPr>
        <w:t>Hui</w:t>
      </w:r>
    </w:p>
    <w:p w14:paraId="1F4CC5A6" w14:textId="77777777" w:rsidR="00EC7641" w:rsidRDefault="007774D2">
      <w:pPr>
        <w:pStyle w:val="BodyText"/>
        <w:spacing w:line="254" w:lineRule="exact"/>
        <w:ind w:left="674"/>
      </w:pPr>
      <w:r>
        <w:t>D.</w:t>
      </w:r>
      <w:r>
        <w:rPr>
          <w:spacing w:val="6"/>
        </w:rPr>
        <w:t xml:space="preserve"> </w:t>
      </w:r>
      <w:r>
        <w:rPr>
          <w:spacing w:val="-4"/>
        </w:rPr>
        <w:t>Lima</w:t>
      </w:r>
    </w:p>
    <w:p w14:paraId="5F4735F0" w14:textId="77777777" w:rsidR="00EC7641" w:rsidRDefault="007774D2">
      <w:pPr>
        <w:spacing w:before="39" w:line="208" w:lineRule="exact"/>
        <w:ind w:left="674"/>
        <w:rPr>
          <w:sz w:val="16"/>
        </w:rPr>
      </w:pPr>
      <w:r>
        <w:br w:type="column"/>
      </w:r>
      <w:r>
        <w:rPr>
          <w:sz w:val="16"/>
        </w:rPr>
        <w:t>Codes</w:t>
      </w:r>
      <w:r>
        <w:rPr>
          <w:spacing w:val="-2"/>
          <w:sz w:val="16"/>
        </w:rPr>
        <w:t xml:space="preserve"> </w:t>
      </w:r>
      <w:r>
        <w:rPr>
          <w:sz w:val="16"/>
        </w:rPr>
        <w:t>Canada</w:t>
      </w:r>
      <w:r>
        <w:rPr>
          <w:spacing w:val="-2"/>
          <w:sz w:val="16"/>
        </w:rPr>
        <w:t xml:space="preserve"> staff</w:t>
      </w:r>
    </w:p>
    <w:p w14:paraId="49ED20B6" w14:textId="77777777" w:rsidR="00EC7641" w:rsidRDefault="007774D2">
      <w:pPr>
        <w:spacing w:before="4" w:line="223" w:lineRule="auto"/>
        <w:ind w:left="674"/>
        <w:rPr>
          <w:sz w:val="16"/>
        </w:rPr>
      </w:pPr>
      <w:r>
        <w:rPr>
          <w:sz w:val="16"/>
        </w:rPr>
        <w:t>who</w:t>
      </w:r>
      <w:r>
        <w:rPr>
          <w:spacing w:val="-10"/>
          <w:sz w:val="16"/>
        </w:rPr>
        <w:t xml:space="preserve"> </w:t>
      </w:r>
      <w:r>
        <w:rPr>
          <w:sz w:val="16"/>
        </w:rPr>
        <w:t>provided</w:t>
      </w:r>
      <w:r>
        <w:rPr>
          <w:spacing w:val="-10"/>
          <w:sz w:val="16"/>
        </w:rPr>
        <w:t xml:space="preserve"> </w:t>
      </w:r>
      <w:r>
        <w:rPr>
          <w:sz w:val="16"/>
        </w:rPr>
        <w:t>assistance</w:t>
      </w:r>
      <w:r>
        <w:rPr>
          <w:spacing w:val="40"/>
          <w:sz w:val="16"/>
        </w:rPr>
        <w:t xml:space="preserve"> </w:t>
      </w:r>
      <w:r>
        <w:rPr>
          <w:sz w:val="16"/>
        </w:rPr>
        <w:t xml:space="preserve">to the </w:t>
      </w:r>
      <w:proofErr w:type="gramStart"/>
      <w:r>
        <w:rPr>
          <w:sz w:val="16"/>
        </w:rPr>
        <w:t>Committee</w:t>
      </w:r>
      <w:proofErr w:type="gramEnd"/>
    </w:p>
    <w:p w14:paraId="290CCEDE" w14:textId="77777777" w:rsidR="00EC7641" w:rsidRDefault="007774D2">
      <w:pPr>
        <w:pStyle w:val="BodyText"/>
        <w:spacing w:line="229" w:lineRule="exact"/>
        <w:ind w:left="674"/>
      </w:pPr>
      <w:r>
        <w:br w:type="column"/>
      </w:r>
      <w:r>
        <w:t>U.</w:t>
      </w:r>
      <w:r>
        <w:rPr>
          <w:spacing w:val="5"/>
        </w:rPr>
        <w:t xml:space="preserve"> </w:t>
      </w:r>
      <w:r>
        <w:rPr>
          <w:spacing w:val="-2"/>
        </w:rPr>
        <w:t>Seward</w:t>
      </w:r>
    </w:p>
    <w:p w14:paraId="6B68F1F0" w14:textId="77777777" w:rsidR="00EC7641" w:rsidRDefault="00EC7641">
      <w:pPr>
        <w:spacing w:line="229" w:lineRule="exact"/>
        <w:sectPr w:rsidR="00EC7641">
          <w:type w:val="continuous"/>
          <w:pgSz w:w="12240" w:h="15840"/>
          <w:pgMar w:top="1320" w:right="1080" w:bottom="420" w:left="840" w:header="374" w:footer="239" w:gutter="0"/>
          <w:cols w:num="3" w:space="720" w:equalWidth="0">
            <w:col w:w="1682" w:space="678"/>
            <w:col w:w="2468" w:space="293"/>
            <w:col w:w="5199"/>
          </w:cols>
        </w:sectPr>
      </w:pPr>
    </w:p>
    <w:p w14:paraId="3416757B" w14:textId="77777777" w:rsidR="00EC7641" w:rsidRDefault="007774D2">
      <w:pPr>
        <w:pStyle w:val="BodyText"/>
        <w:tabs>
          <w:tab w:val="left" w:pos="3034"/>
        </w:tabs>
        <w:spacing w:line="237" w:lineRule="exact"/>
        <w:ind w:left="674"/>
      </w:pPr>
      <w:r>
        <w:rPr>
          <w:position w:val="1"/>
        </w:rPr>
        <w:t>S.</w:t>
      </w:r>
      <w:r>
        <w:rPr>
          <w:spacing w:val="5"/>
          <w:position w:val="1"/>
        </w:rPr>
        <w:t xml:space="preserve"> </w:t>
      </w:r>
      <w:r>
        <w:rPr>
          <w:spacing w:val="-2"/>
          <w:position w:val="1"/>
        </w:rPr>
        <w:t>Manning</w:t>
      </w:r>
      <w:r>
        <w:rPr>
          <w:position w:val="1"/>
        </w:rPr>
        <w:tab/>
      </w:r>
      <w:r>
        <w:t>T.</w:t>
      </w:r>
      <w:r>
        <w:rPr>
          <w:spacing w:val="-9"/>
        </w:rPr>
        <w:t xml:space="preserve"> </w:t>
      </w:r>
      <w:r>
        <w:rPr>
          <w:spacing w:val="-2"/>
        </w:rPr>
        <w:t>Achour</w:t>
      </w:r>
    </w:p>
    <w:p w14:paraId="5CA5BBBC" w14:textId="77777777" w:rsidR="00EC7641" w:rsidRDefault="007774D2">
      <w:pPr>
        <w:pStyle w:val="BodyText"/>
        <w:tabs>
          <w:tab w:val="left" w:pos="3034"/>
        </w:tabs>
        <w:spacing w:line="245" w:lineRule="exact"/>
        <w:ind w:left="674"/>
      </w:pPr>
      <w:r>
        <w:t>R.</w:t>
      </w:r>
      <w:r>
        <w:rPr>
          <w:spacing w:val="5"/>
        </w:rPr>
        <w:t xml:space="preserve"> </w:t>
      </w:r>
      <w:r>
        <w:rPr>
          <w:spacing w:val="-2"/>
        </w:rPr>
        <w:t>Moulton</w:t>
      </w:r>
      <w:r>
        <w:tab/>
        <w:t>D.</w:t>
      </w:r>
      <w:r>
        <w:rPr>
          <w:spacing w:val="5"/>
        </w:rPr>
        <w:t xml:space="preserve"> </w:t>
      </w:r>
      <w:r>
        <w:rPr>
          <w:spacing w:val="-2"/>
        </w:rPr>
        <w:t>Green</w:t>
      </w:r>
    </w:p>
    <w:p w14:paraId="5D200325" w14:textId="77777777" w:rsidR="00EC7641" w:rsidRDefault="007774D2">
      <w:pPr>
        <w:pStyle w:val="BodyText"/>
        <w:tabs>
          <w:tab w:val="left" w:pos="3034"/>
        </w:tabs>
        <w:spacing w:line="244" w:lineRule="exact"/>
        <w:ind w:left="674"/>
      </w:pPr>
      <w:r>
        <w:t>E.</w:t>
      </w:r>
      <w:r>
        <w:rPr>
          <w:spacing w:val="5"/>
        </w:rPr>
        <w:t xml:space="preserve"> </w:t>
      </w:r>
      <w:r>
        <w:rPr>
          <w:spacing w:val="-2"/>
        </w:rPr>
        <w:t>Piecuch</w:t>
      </w:r>
      <w:r>
        <w:tab/>
      </w:r>
      <w:r>
        <w:rPr>
          <w:spacing w:val="-7"/>
        </w:rPr>
        <w:t>P.</w:t>
      </w:r>
      <w:r>
        <w:rPr>
          <w:spacing w:val="-5"/>
        </w:rPr>
        <w:t xml:space="preserve"> </w:t>
      </w:r>
      <w:r>
        <w:rPr>
          <w:spacing w:val="-2"/>
        </w:rPr>
        <w:t>Tardif</w:t>
      </w:r>
    </w:p>
    <w:p w14:paraId="30259934" w14:textId="77777777" w:rsidR="00EC7641" w:rsidRDefault="007774D2">
      <w:pPr>
        <w:pStyle w:val="BodyText"/>
        <w:spacing w:line="257" w:lineRule="exact"/>
        <w:ind w:left="674"/>
      </w:pPr>
      <w:r>
        <w:t>T.</w:t>
      </w:r>
      <w:r>
        <w:rPr>
          <w:spacing w:val="-9"/>
        </w:rPr>
        <w:t xml:space="preserve"> </w:t>
      </w:r>
      <w:r>
        <w:rPr>
          <w:spacing w:val="-2"/>
        </w:rPr>
        <w:t>Pringle</w:t>
      </w:r>
    </w:p>
    <w:p w14:paraId="2D7335E9" w14:textId="77777777" w:rsidR="00EC7641" w:rsidRDefault="00EC7641">
      <w:pPr>
        <w:spacing w:line="257" w:lineRule="exact"/>
        <w:sectPr w:rsidR="00EC7641">
          <w:type w:val="continuous"/>
          <w:pgSz w:w="12240" w:h="15840"/>
          <w:pgMar w:top="1320" w:right="1080" w:bottom="420" w:left="840" w:header="374" w:footer="239" w:gutter="0"/>
          <w:cols w:space="720"/>
        </w:sectPr>
      </w:pPr>
    </w:p>
    <w:p w14:paraId="37E7F334" w14:textId="77777777" w:rsidR="00EC7641" w:rsidRDefault="007774D2">
      <w:pPr>
        <w:pStyle w:val="Heading2"/>
        <w:spacing w:before="123" w:line="206" w:lineRule="auto"/>
        <w:ind w:left="1754" w:right="4974" w:hanging="1499"/>
      </w:pPr>
      <w:r>
        <w:rPr>
          <w:spacing w:val="-2"/>
        </w:rPr>
        <w:lastRenderedPageBreak/>
        <w:t>Technical</w:t>
      </w:r>
      <w:r>
        <w:rPr>
          <w:spacing w:val="-9"/>
        </w:rPr>
        <w:t xml:space="preserve"> </w:t>
      </w:r>
      <w:r>
        <w:rPr>
          <w:spacing w:val="-2"/>
        </w:rPr>
        <w:t>Translation</w:t>
      </w:r>
      <w:r>
        <w:rPr>
          <w:spacing w:val="-9"/>
        </w:rPr>
        <w:t xml:space="preserve"> </w:t>
      </w:r>
      <w:r>
        <w:rPr>
          <w:spacing w:val="-2"/>
        </w:rPr>
        <w:t>Verification Committee</w:t>
      </w:r>
    </w:p>
    <w:p w14:paraId="5869D746" w14:textId="77777777" w:rsidR="00EC7641" w:rsidRDefault="00EC7641">
      <w:pPr>
        <w:pStyle w:val="BodyText"/>
        <w:spacing w:before="12"/>
        <w:rPr>
          <w:rFonts w:ascii="Helvetica LT Pro Black"/>
          <w:b/>
          <w:sz w:val="10"/>
        </w:rPr>
      </w:pPr>
    </w:p>
    <w:p w14:paraId="6F7479E9" w14:textId="77777777" w:rsidR="00EC7641" w:rsidRDefault="00EC7641">
      <w:pPr>
        <w:rPr>
          <w:rFonts w:ascii="Helvetica LT Pro Black"/>
          <w:sz w:val="10"/>
        </w:rPr>
        <w:sectPr w:rsidR="00EC7641">
          <w:pgSz w:w="12240" w:h="15840"/>
          <w:pgMar w:top="1320" w:right="1080" w:bottom="420" w:left="840" w:header="374" w:footer="239" w:gutter="0"/>
          <w:cols w:space="720"/>
        </w:sectPr>
      </w:pPr>
    </w:p>
    <w:p w14:paraId="6275C58C" w14:textId="77777777" w:rsidR="00EC7641" w:rsidRDefault="007774D2">
      <w:pPr>
        <w:spacing w:before="35" w:line="260" w:lineRule="exact"/>
        <w:ind w:left="194"/>
        <w:rPr>
          <w:i/>
          <w:sz w:val="20"/>
        </w:rPr>
      </w:pPr>
      <w:r>
        <w:rPr>
          <w:sz w:val="20"/>
        </w:rPr>
        <w:t>G. Harvey</w:t>
      </w:r>
      <w:r>
        <w:rPr>
          <w:spacing w:val="1"/>
          <w:sz w:val="20"/>
        </w:rPr>
        <w:t xml:space="preserve"> </w:t>
      </w:r>
      <w:r>
        <w:rPr>
          <w:i/>
          <w:spacing w:val="-2"/>
          <w:sz w:val="20"/>
        </w:rPr>
        <w:t>(Chair)</w:t>
      </w:r>
    </w:p>
    <w:p w14:paraId="5B2866E5" w14:textId="77777777" w:rsidR="00EC7641" w:rsidRDefault="007774D2">
      <w:pPr>
        <w:pStyle w:val="BodyText"/>
        <w:spacing w:line="244" w:lineRule="exact"/>
        <w:ind w:left="194"/>
      </w:pPr>
      <w:r>
        <w:t>F.</w:t>
      </w:r>
      <w:r>
        <w:rPr>
          <w:spacing w:val="-8"/>
        </w:rPr>
        <w:t xml:space="preserve"> </w:t>
      </w:r>
      <w:r>
        <w:rPr>
          <w:spacing w:val="-2"/>
        </w:rPr>
        <w:t>Genest</w:t>
      </w:r>
    </w:p>
    <w:p w14:paraId="380053A1" w14:textId="77777777" w:rsidR="00EC7641" w:rsidRDefault="007774D2">
      <w:pPr>
        <w:pStyle w:val="BodyText"/>
        <w:spacing w:line="254" w:lineRule="exact"/>
        <w:ind w:left="194"/>
      </w:pPr>
      <w:r>
        <w:t>B.</w:t>
      </w:r>
      <w:r>
        <w:rPr>
          <w:spacing w:val="5"/>
        </w:rPr>
        <w:t xml:space="preserve"> </w:t>
      </w:r>
      <w:r>
        <w:rPr>
          <w:spacing w:val="-2"/>
        </w:rPr>
        <w:t>Lagueux</w:t>
      </w:r>
    </w:p>
    <w:p w14:paraId="7F952BAA" w14:textId="77777777" w:rsidR="00EC7641" w:rsidRDefault="007774D2">
      <w:pPr>
        <w:spacing w:before="111" w:line="207" w:lineRule="exact"/>
        <w:ind w:left="194"/>
        <w:rPr>
          <w:sz w:val="16"/>
        </w:rPr>
      </w:pPr>
      <w:r>
        <w:br w:type="column"/>
      </w:r>
      <w:r>
        <w:rPr>
          <w:sz w:val="16"/>
        </w:rPr>
        <w:t>Codes</w:t>
      </w:r>
      <w:r>
        <w:rPr>
          <w:spacing w:val="-2"/>
          <w:sz w:val="16"/>
        </w:rPr>
        <w:t xml:space="preserve"> </w:t>
      </w:r>
      <w:r>
        <w:rPr>
          <w:sz w:val="16"/>
        </w:rPr>
        <w:t>Canada</w:t>
      </w:r>
      <w:r>
        <w:rPr>
          <w:spacing w:val="-2"/>
          <w:sz w:val="16"/>
        </w:rPr>
        <w:t xml:space="preserve"> staff</w:t>
      </w:r>
    </w:p>
    <w:p w14:paraId="18B91358" w14:textId="77777777" w:rsidR="00EC7641" w:rsidRDefault="007774D2">
      <w:pPr>
        <w:spacing w:before="3" w:line="223" w:lineRule="auto"/>
        <w:ind w:left="194" w:right="5913"/>
        <w:rPr>
          <w:sz w:val="16"/>
        </w:rPr>
      </w:pPr>
      <w:r>
        <w:rPr>
          <w:sz w:val="16"/>
        </w:rPr>
        <w:t>who</w:t>
      </w:r>
      <w:r>
        <w:rPr>
          <w:spacing w:val="-10"/>
          <w:sz w:val="16"/>
        </w:rPr>
        <w:t xml:space="preserve"> </w:t>
      </w:r>
      <w:r>
        <w:rPr>
          <w:sz w:val="16"/>
        </w:rPr>
        <w:t>provided</w:t>
      </w:r>
      <w:r>
        <w:rPr>
          <w:spacing w:val="-10"/>
          <w:sz w:val="16"/>
        </w:rPr>
        <w:t xml:space="preserve"> </w:t>
      </w:r>
      <w:r>
        <w:rPr>
          <w:sz w:val="16"/>
        </w:rPr>
        <w:t>assistance</w:t>
      </w:r>
      <w:r>
        <w:rPr>
          <w:spacing w:val="40"/>
          <w:sz w:val="16"/>
        </w:rPr>
        <w:t xml:space="preserve"> </w:t>
      </w:r>
      <w:r>
        <w:rPr>
          <w:sz w:val="16"/>
        </w:rPr>
        <w:t xml:space="preserve">to the </w:t>
      </w:r>
      <w:proofErr w:type="gramStart"/>
      <w:r>
        <w:rPr>
          <w:sz w:val="16"/>
        </w:rPr>
        <w:t>Committee</w:t>
      </w:r>
      <w:proofErr w:type="gramEnd"/>
    </w:p>
    <w:p w14:paraId="0F27D0BE" w14:textId="77777777" w:rsidR="00EC7641" w:rsidRDefault="00EC7641">
      <w:pPr>
        <w:spacing w:line="223" w:lineRule="auto"/>
        <w:rPr>
          <w:sz w:val="16"/>
        </w:rPr>
        <w:sectPr w:rsidR="00EC7641">
          <w:type w:val="continuous"/>
          <w:pgSz w:w="12240" w:h="15840"/>
          <w:pgMar w:top="1320" w:right="1080" w:bottom="420" w:left="840" w:header="374" w:footer="239" w:gutter="0"/>
          <w:cols w:num="2" w:space="720" w:equalWidth="0">
            <w:col w:w="1795" w:space="565"/>
            <w:col w:w="7960"/>
          </w:cols>
        </w:sectPr>
      </w:pPr>
    </w:p>
    <w:p w14:paraId="057FBE3A" w14:textId="77777777" w:rsidR="00EC7641" w:rsidRDefault="007774D2">
      <w:pPr>
        <w:pStyle w:val="BodyText"/>
        <w:tabs>
          <w:tab w:val="left" w:pos="2554"/>
        </w:tabs>
        <w:spacing w:line="238" w:lineRule="exact"/>
        <w:ind w:left="194"/>
      </w:pPr>
      <w:r>
        <w:t>N.</w:t>
      </w:r>
      <w:r>
        <w:rPr>
          <w:spacing w:val="4"/>
        </w:rPr>
        <w:t xml:space="preserve"> </w:t>
      </w:r>
      <w:r>
        <w:rPr>
          <w:spacing w:val="-2"/>
        </w:rPr>
        <w:t>Lessard</w:t>
      </w:r>
      <w:r>
        <w:tab/>
      </w:r>
      <w:r>
        <w:rPr>
          <w:position w:val="1"/>
        </w:rPr>
        <w:t>I.</w:t>
      </w:r>
      <w:r>
        <w:rPr>
          <w:spacing w:val="5"/>
          <w:position w:val="1"/>
        </w:rPr>
        <w:t xml:space="preserve"> </w:t>
      </w:r>
      <w:r>
        <w:rPr>
          <w:spacing w:val="-2"/>
          <w:position w:val="1"/>
        </w:rPr>
        <w:t>Bastien</w:t>
      </w:r>
    </w:p>
    <w:p w14:paraId="10B16933" w14:textId="77777777" w:rsidR="00EC7641" w:rsidRDefault="007774D2">
      <w:pPr>
        <w:pStyle w:val="BodyText"/>
        <w:tabs>
          <w:tab w:val="left" w:pos="2555"/>
        </w:tabs>
        <w:spacing w:line="244" w:lineRule="exact"/>
        <w:ind w:left="194"/>
      </w:pPr>
      <w:r>
        <w:t>I.</w:t>
      </w:r>
      <w:r>
        <w:rPr>
          <w:spacing w:val="5"/>
        </w:rPr>
        <w:t xml:space="preserve"> </w:t>
      </w:r>
      <w:r>
        <w:rPr>
          <w:spacing w:val="-2"/>
        </w:rPr>
        <w:t>Wagner</w:t>
      </w:r>
      <w:r>
        <w:tab/>
        <w:t>M.</w:t>
      </w:r>
      <w:r>
        <w:rPr>
          <w:spacing w:val="4"/>
        </w:rPr>
        <w:t xml:space="preserve"> </w:t>
      </w:r>
      <w:r>
        <w:rPr>
          <w:spacing w:val="-2"/>
        </w:rPr>
        <w:t>Gingras</w:t>
      </w:r>
    </w:p>
    <w:p w14:paraId="011D90DD" w14:textId="77777777" w:rsidR="00EC7641" w:rsidRDefault="007774D2">
      <w:pPr>
        <w:pStyle w:val="BodyText"/>
        <w:spacing w:line="244" w:lineRule="exact"/>
        <w:ind w:left="2554"/>
      </w:pPr>
      <w:r>
        <w:t>K.</w:t>
      </w:r>
      <w:r>
        <w:rPr>
          <w:spacing w:val="5"/>
        </w:rPr>
        <w:t xml:space="preserve"> </w:t>
      </w:r>
      <w:r>
        <w:t>Le</w:t>
      </w:r>
      <w:r>
        <w:rPr>
          <w:spacing w:val="6"/>
        </w:rPr>
        <w:t xml:space="preserve"> </w:t>
      </w:r>
      <w:r>
        <w:rPr>
          <w:spacing w:val="-5"/>
        </w:rPr>
        <w:t>Van</w:t>
      </w:r>
    </w:p>
    <w:p w14:paraId="664B1EC3" w14:textId="77777777" w:rsidR="00EC7641" w:rsidRDefault="007774D2">
      <w:pPr>
        <w:pStyle w:val="BodyText"/>
        <w:spacing w:line="247" w:lineRule="exact"/>
        <w:ind w:left="2554"/>
      </w:pPr>
      <w:r>
        <w:t xml:space="preserve">G. </w:t>
      </w:r>
      <w:proofErr w:type="spellStart"/>
      <w:r>
        <w:t>Mougeot</w:t>
      </w:r>
      <w:proofErr w:type="spellEnd"/>
      <w:r>
        <w:t>-</w:t>
      </w:r>
      <w:r>
        <w:rPr>
          <w:spacing w:val="-2"/>
        </w:rPr>
        <w:t>Lemay</w:t>
      </w:r>
    </w:p>
    <w:p w14:paraId="6AE80CAF" w14:textId="77777777" w:rsidR="00EC7641" w:rsidRDefault="007774D2">
      <w:pPr>
        <w:pStyle w:val="BodyText"/>
        <w:spacing w:line="262" w:lineRule="exact"/>
        <w:ind w:left="2554"/>
      </w:pPr>
      <w:r>
        <w:t>S.</w:t>
      </w:r>
      <w:r>
        <w:rPr>
          <w:spacing w:val="5"/>
        </w:rPr>
        <w:t xml:space="preserve"> </w:t>
      </w:r>
      <w:r>
        <w:rPr>
          <w:spacing w:val="-2"/>
        </w:rPr>
        <w:t>Veilleux</w:t>
      </w:r>
    </w:p>
    <w:p w14:paraId="633B85D1" w14:textId="21EAB399" w:rsidR="00EC7641" w:rsidRDefault="00F56C8B">
      <w:pPr>
        <w:pStyle w:val="BodyText"/>
        <w:spacing w:before="1"/>
        <w:rPr>
          <w:sz w:val="13"/>
        </w:rPr>
      </w:pPr>
      <w:r>
        <w:rPr>
          <w:noProof/>
        </w:rPr>
        <mc:AlternateContent>
          <mc:Choice Requires="wps">
            <w:drawing>
              <wp:anchor distT="0" distB="0" distL="0" distR="0" simplePos="0" relativeHeight="487588864" behindDoc="1" locked="0" layoutInCell="1" allowOverlap="1" wp14:anchorId="32EC2E28" wp14:editId="5DEB2B58">
                <wp:simplePos x="0" y="0"/>
                <wp:positionH relativeFrom="page">
                  <wp:posOffset>605790</wp:posOffset>
                </wp:positionH>
                <wp:positionV relativeFrom="paragraph">
                  <wp:posOffset>127635</wp:posOffset>
                </wp:positionV>
                <wp:extent cx="2006600" cy="6350"/>
                <wp:effectExtent l="0" t="0" r="0" b="0"/>
                <wp:wrapTopAndBottom/>
                <wp:docPr id="1"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66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6C5961F" id="docshape9" o:spid="_x0000_s1026" style="position:absolute;margin-left:47.7pt;margin-top:10.05pt;width:158pt;height:.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" fillcolor="black" stroked="f">
                <w10:wrap type="topAndBottom" anchorx="page"/>
              </v:rect>
            </w:pict>
          </mc:Fallback>
        </mc:AlternateContent>
      </w:r>
    </w:p>
    <w:p w14:paraId="7D8980A8" w14:textId="77777777" w:rsidR="00EC7641" w:rsidRDefault="007774D2">
      <w:pPr>
        <w:spacing w:before="49" w:line="216" w:lineRule="auto"/>
        <w:ind w:left="394" w:right="4974" w:hanging="281"/>
        <w:rPr>
          <w:sz w:val="18"/>
        </w:rPr>
      </w:pPr>
      <w:r>
        <w:rPr>
          <w:position w:val="4"/>
          <w:sz w:val="13"/>
        </w:rPr>
        <w:t>(1)</w:t>
      </w:r>
      <w:r>
        <w:rPr>
          <w:spacing w:val="80"/>
          <w:position w:val="4"/>
          <w:sz w:val="13"/>
        </w:rPr>
        <w:t xml:space="preserve"> </w:t>
      </w:r>
      <w:r>
        <w:rPr>
          <w:sz w:val="18"/>
        </w:rPr>
        <w:t>Resigned on September 23, 2016,</w:t>
      </w:r>
      <w:r>
        <w:rPr>
          <w:spacing w:val="-1"/>
          <w:sz w:val="18"/>
        </w:rPr>
        <w:t xml:space="preserve"> </w:t>
      </w:r>
      <w:r>
        <w:rPr>
          <w:sz w:val="18"/>
        </w:rPr>
        <w:t>due to employment opportunity with Codes Canada.</w:t>
      </w:r>
    </w:p>
    <w:p w14:paraId="1F19B627" w14:textId="77777777" w:rsidR="00EC7641" w:rsidRDefault="007774D2">
      <w:pPr>
        <w:spacing w:line="216" w:lineRule="exact"/>
        <w:ind w:left="114"/>
        <w:rPr>
          <w:sz w:val="18"/>
        </w:rPr>
      </w:pPr>
      <w:r>
        <w:rPr>
          <w:position w:val="4"/>
          <w:sz w:val="13"/>
        </w:rPr>
        <w:t>(2)</w:t>
      </w:r>
      <w:r>
        <w:rPr>
          <w:spacing w:val="70"/>
          <w:w w:val="150"/>
          <w:position w:val="4"/>
          <w:sz w:val="13"/>
        </w:rPr>
        <w:t xml:space="preserve"> </w:t>
      </w:r>
      <w:r>
        <w:rPr>
          <w:sz w:val="18"/>
        </w:rPr>
        <w:t>Term</w:t>
      </w:r>
      <w:r>
        <w:rPr>
          <w:spacing w:val="1"/>
          <w:sz w:val="18"/>
        </w:rPr>
        <w:t xml:space="preserve"> </w:t>
      </w:r>
      <w:r>
        <w:rPr>
          <w:sz w:val="18"/>
        </w:rPr>
        <w:t>ended</w:t>
      </w:r>
      <w:r>
        <w:rPr>
          <w:spacing w:val="1"/>
          <w:sz w:val="18"/>
        </w:rPr>
        <w:t xml:space="preserve"> </w:t>
      </w:r>
      <w:r>
        <w:rPr>
          <w:sz w:val="18"/>
        </w:rPr>
        <w:t>on</w:t>
      </w:r>
      <w:r>
        <w:rPr>
          <w:spacing w:val="1"/>
          <w:sz w:val="18"/>
        </w:rPr>
        <w:t xml:space="preserve"> </w:t>
      </w:r>
      <w:r>
        <w:rPr>
          <w:sz w:val="18"/>
        </w:rPr>
        <w:t>June</w:t>
      </w:r>
      <w:r>
        <w:rPr>
          <w:spacing w:val="1"/>
          <w:sz w:val="18"/>
        </w:rPr>
        <w:t xml:space="preserve"> </w:t>
      </w:r>
      <w:r>
        <w:rPr>
          <w:sz w:val="18"/>
        </w:rPr>
        <w:t>4,</w:t>
      </w:r>
      <w:r>
        <w:rPr>
          <w:spacing w:val="1"/>
          <w:sz w:val="18"/>
        </w:rPr>
        <w:t xml:space="preserve"> </w:t>
      </w:r>
      <w:r>
        <w:rPr>
          <w:spacing w:val="-2"/>
          <w:sz w:val="18"/>
        </w:rPr>
        <w:t>2018.</w:t>
      </w:r>
    </w:p>
    <w:p w14:paraId="386DB93B" w14:textId="77777777" w:rsidR="00EC7641" w:rsidRDefault="007774D2">
      <w:pPr>
        <w:spacing w:line="231" w:lineRule="exact"/>
        <w:ind w:left="114"/>
        <w:rPr>
          <w:sz w:val="18"/>
        </w:rPr>
      </w:pPr>
      <w:r>
        <w:rPr>
          <w:position w:val="4"/>
          <w:sz w:val="13"/>
        </w:rPr>
        <w:t>(3)</w:t>
      </w:r>
      <w:r>
        <w:rPr>
          <w:spacing w:val="70"/>
          <w:w w:val="150"/>
          <w:position w:val="4"/>
          <w:sz w:val="13"/>
        </w:rPr>
        <w:t xml:space="preserve"> </w:t>
      </w:r>
      <w:r>
        <w:rPr>
          <w:sz w:val="18"/>
        </w:rPr>
        <w:t>Term started</w:t>
      </w:r>
      <w:r>
        <w:rPr>
          <w:spacing w:val="1"/>
          <w:sz w:val="18"/>
        </w:rPr>
        <w:t xml:space="preserve"> </w:t>
      </w:r>
      <w:r>
        <w:rPr>
          <w:sz w:val="18"/>
        </w:rPr>
        <w:t>on May 10,</w:t>
      </w:r>
      <w:r>
        <w:rPr>
          <w:spacing w:val="1"/>
          <w:sz w:val="18"/>
        </w:rPr>
        <w:t xml:space="preserve"> </w:t>
      </w:r>
      <w:r>
        <w:rPr>
          <w:spacing w:val="-2"/>
          <w:sz w:val="18"/>
        </w:rPr>
        <w:t>2018.</w:t>
      </w:r>
    </w:p>
    <w:sectPr w:rsidR="00EC7641">
      <w:type w:val="continuous"/>
      <w:pgSz w:w="12240" w:h="15840"/>
      <w:pgMar w:top="1320" w:right="1080" w:bottom="420" w:left="840" w:header="374"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5CFCB" w14:textId="77777777" w:rsidR="00A537C4" w:rsidRDefault="00A537C4">
      <w:r>
        <w:separator/>
      </w:r>
    </w:p>
  </w:endnote>
  <w:endnote w:type="continuationSeparator" w:id="0">
    <w:p w14:paraId="0F977A5B" w14:textId="77777777" w:rsidR="00A537C4" w:rsidRDefault="00A53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LT Pro Black">
    <w:altName w:val="Arial"/>
    <w:panose1 w:val="00000000000000000000"/>
    <w:charset w:val="00"/>
    <w:family w:val="swiss"/>
    <w:notTrueType/>
    <w:pitch w:val="variable"/>
    <w:sig w:usb0="800000AF"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Helvetica LT Std">
    <w:altName w:val="Arial"/>
    <w:panose1 w:val="00000000000000000000"/>
    <w:charset w:val="00"/>
    <w:family w:val="swiss"/>
    <w:notTrueType/>
    <w:pitch w:val="variable"/>
    <w:sig w:usb0="800002AF" w:usb1="5000204A" w:usb2="00000000" w:usb3="00000000" w:csb0="00000005"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54EF" w14:textId="77777777" w:rsidR="00EC7641" w:rsidRDefault="00EC7641">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9AB9" w14:textId="77777777" w:rsidR="00EC7641" w:rsidRDefault="00EC7641">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3C97C" w14:textId="77777777" w:rsidR="00A537C4" w:rsidRDefault="00A537C4">
      <w:r>
        <w:separator/>
      </w:r>
    </w:p>
  </w:footnote>
  <w:footnote w:type="continuationSeparator" w:id="0">
    <w:p w14:paraId="32FD6325" w14:textId="77777777" w:rsidR="00A537C4" w:rsidRDefault="00A53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48191" w14:textId="77777777" w:rsidR="00EC7641" w:rsidRDefault="00EC7641">
    <w:pPr>
      <w:pStyle w:val="BodyText"/>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B3E13" w14:textId="77777777" w:rsidR="00EC7641" w:rsidRDefault="00EC7641">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1217"/>
    <w:multiLevelType w:val="hybridMultilevel"/>
    <w:tmpl w:val="440868E2"/>
    <w:lvl w:ilvl="0" w:tplc="4148B7EA">
      <w:numFmt w:val="bullet"/>
      <w:lvlText w:val="•"/>
      <w:lvlJc w:val="left"/>
      <w:pPr>
        <w:ind w:left="954" w:hanging="242"/>
      </w:pPr>
      <w:rPr>
        <w:rFonts w:ascii="Palatino Linotype" w:eastAsia="Palatino Linotype" w:hAnsi="Palatino Linotype" w:cs="Palatino Linotype" w:hint="default"/>
        <w:b w:val="0"/>
        <w:bCs w:val="0"/>
        <w:i w:val="0"/>
        <w:iCs w:val="0"/>
        <w:w w:val="99"/>
        <w:sz w:val="20"/>
        <w:szCs w:val="20"/>
        <w:lang w:val="en-US" w:eastAsia="en-US" w:bidi="ar-SA"/>
      </w:rPr>
    </w:lvl>
    <w:lvl w:ilvl="1" w:tplc="15688170">
      <w:numFmt w:val="bullet"/>
      <w:lvlText w:val="•"/>
      <w:lvlJc w:val="left"/>
      <w:pPr>
        <w:ind w:left="1896" w:hanging="242"/>
      </w:pPr>
      <w:rPr>
        <w:rFonts w:hint="default"/>
        <w:lang w:val="en-US" w:eastAsia="en-US" w:bidi="ar-SA"/>
      </w:rPr>
    </w:lvl>
    <w:lvl w:ilvl="2" w:tplc="42760BD0">
      <w:numFmt w:val="bullet"/>
      <w:lvlText w:val="•"/>
      <w:lvlJc w:val="left"/>
      <w:pPr>
        <w:ind w:left="2832" w:hanging="242"/>
      </w:pPr>
      <w:rPr>
        <w:rFonts w:hint="default"/>
        <w:lang w:val="en-US" w:eastAsia="en-US" w:bidi="ar-SA"/>
      </w:rPr>
    </w:lvl>
    <w:lvl w:ilvl="3" w:tplc="664E5FAA">
      <w:numFmt w:val="bullet"/>
      <w:lvlText w:val="•"/>
      <w:lvlJc w:val="left"/>
      <w:pPr>
        <w:ind w:left="3768" w:hanging="242"/>
      </w:pPr>
      <w:rPr>
        <w:rFonts w:hint="default"/>
        <w:lang w:val="en-US" w:eastAsia="en-US" w:bidi="ar-SA"/>
      </w:rPr>
    </w:lvl>
    <w:lvl w:ilvl="4" w:tplc="9536BAA2">
      <w:numFmt w:val="bullet"/>
      <w:lvlText w:val="•"/>
      <w:lvlJc w:val="left"/>
      <w:pPr>
        <w:ind w:left="4704" w:hanging="242"/>
      </w:pPr>
      <w:rPr>
        <w:rFonts w:hint="default"/>
        <w:lang w:val="en-US" w:eastAsia="en-US" w:bidi="ar-SA"/>
      </w:rPr>
    </w:lvl>
    <w:lvl w:ilvl="5" w:tplc="76844858">
      <w:numFmt w:val="bullet"/>
      <w:lvlText w:val="•"/>
      <w:lvlJc w:val="left"/>
      <w:pPr>
        <w:ind w:left="5640" w:hanging="242"/>
      </w:pPr>
      <w:rPr>
        <w:rFonts w:hint="default"/>
        <w:lang w:val="en-US" w:eastAsia="en-US" w:bidi="ar-SA"/>
      </w:rPr>
    </w:lvl>
    <w:lvl w:ilvl="6" w:tplc="E4FACE88">
      <w:numFmt w:val="bullet"/>
      <w:lvlText w:val="•"/>
      <w:lvlJc w:val="left"/>
      <w:pPr>
        <w:ind w:left="6576" w:hanging="242"/>
      </w:pPr>
      <w:rPr>
        <w:rFonts w:hint="default"/>
        <w:lang w:val="en-US" w:eastAsia="en-US" w:bidi="ar-SA"/>
      </w:rPr>
    </w:lvl>
    <w:lvl w:ilvl="7" w:tplc="D8862604">
      <w:numFmt w:val="bullet"/>
      <w:lvlText w:val="•"/>
      <w:lvlJc w:val="left"/>
      <w:pPr>
        <w:ind w:left="7512" w:hanging="242"/>
      </w:pPr>
      <w:rPr>
        <w:rFonts w:hint="default"/>
        <w:lang w:val="en-US" w:eastAsia="en-US" w:bidi="ar-SA"/>
      </w:rPr>
    </w:lvl>
    <w:lvl w:ilvl="8" w:tplc="D2FEFF20">
      <w:numFmt w:val="bullet"/>
      <w:lvlText w:val="•"/>
      <w:lvlJc w:val="left"/>
      <w:pPr>
        <w:ind w:left="8448" w:hanging="242"/>
      </w:pPr>
      <w:rPr>
        <w:rFonts w:hint="default"/>
        <w:lang w:val="en-US" w:eastAsia="en-US" w:bidi="ar-SA"/>
      </w:rPr>
    </w:lvl>
  </w:abstractNum>
  <w:abstractNum w:abstractNumId="1" w15:restartNumberingAfterBreak="0">
    <w:nsid w:val="04F600C1"/>
    <w:multiLevelType w:val="hybridMultilevel"/>
    <w:tmpl w:val="28665378"/>
    <w:lvl w:ilvl="0" w:tplc="75720530">
      <w:numFmt w:val="bullet"/>
      <w:lvlText w:val="•"/>
      <w:lvlJc w:val="left"/>
      <w:pPr>
        <w:ind w:left="953" w:hanging="242"/>
      </w:pPr>
      <w:rPr>
        <w:rFonts w:ascii="Palatino Linotype" w:eastAsia="Palatino Linotype" w:hAnsi="Palatino Linotype" w:cs="Palatino Linotype" w:hint="default"/>
        <w:b w:val="0"/>
        <w:bCs w:val="0"/>
        <w:i w:val="0"/>
        <w:iCs w:val="0"/>
        <w:w w:val="99"/>
        <w:sz w:val="20"/>
        <w:szCs w:val="20"/>
        <w:lang w:val="en-US" w:eastAsia="en-US" w:bidi="ar-SA"/>
      </w:rPr>
    </w:lvl>
    <w:lvl w:ilvl="1" w:tplc="7AB85998">
      <w:numFmt w:val="bullet"/>
      <w:lvlText w:val="•"/>
      <w:lvlJc w:val="left"/>
      <w:pPr>
        <w:ind w:left="1433" w:hanging="242"/>
      </w:pPr>
      <w:rPr>
        <w:rFonts w:ascii="Palatino Linotype" w:eastAsia="Palatino Linotype" w:hAnsi="Palatino Linotype" w:cs="Palatino Linotype" w:hint="default"/>
        <w:b w:val="0"/>
        <w:bCs w:val="0"/>
        <w:i w:val="0"/>
        <w:iCs w:val="0"/>
        <w:w w:val="99"/>
        <w:sz w:val="20"/>
        <w:szCs w:val="20"/>
        <w:lang w:val="en-US" w:eastAsia="en-US" w:bidi="ar-SA"/>
      </w:rPr>
    </w:lvl>
    <w:lvl w:ilvl="2" w:tplc="AC3E4376">
      <w:numFmt w:val="bullet"/>
      <w:lvlText w:val="•"/>
      <w:lvlJc w:val="left"/>
      <w:pPr>
        <w:ind w:left="2426" w:hanging="242"/>
      </w:pPr>
      <w:rPr>
        <w:rFonts w:hint="default"/>
        <w:lang w:val="en-US" w:eastAsia="en-US" w:bidi="ar-SA"/>
      </w:rPr>
    </w:lvl>
    <w:lvl w:ilvl="3" w:tplc="8D882154">
      <w:numFmt w:val="bullet"/>
      <w:lvlText w:val="•"/>
      <w:lvlJc w:val="left"/>
      <w:pPr>
        <w:ind w:left="3413" w:hanging="242"/>
      </w:pPr>
      <w:rPr>
        <w:rFonts w:hint="default"/>
        <w:lang w:val="en-US" w:eastAsia="en-US" w:bidi="ar-SA"/>
      </w:rPr>
    </w:lvl>
    <w:lvl w:ilvl="4" w:tplc="E89401C6">
      <w:numFmt w:val="bullet"/>
      <w:lvlText w:val="•"/>
      <w:lvlJc w:val="left"/>
      <w:pPr>
        <w:ind w:left="4400" w:hanging="242"/>
      </w:pPr>
      <w:rPr>
        <w:rFonts w:hint="default"/>
        <w:lang w:val="en-US" w:eastAsia="en-US" w:bidi="ar-SA"/>
      </w:rPr>
    </w:lvl>
    <w:lvl w:ilvl="5" w:tplc="56E27168">
      <w:numFmt w:val="bullet"/>
      <w:lvlText w:val="•"/>
      <w:lvlJc w:val="left"/>
      <w:pPr>
        <w:ind w:left="5386" w:hanging="242"/>
      </w:pPr>
      <w:rPr>
        <w:rFonts w:hint="default"/>
        <w:lang w:val="en-US" w:eastAsia="en-US" w:bidi="ar-SA"/>
      </w:rPr>
    </w:lvl>
    <w:lvl w:ilvl="6" w:tplc="218C5612">
      <w:numFmt w:val="bullet"/>
      <w:lvlText w:val="•"/>
      <w:lvlJc w:val="left"/>
      <w:pPr>
        <w:ind w:left="6373" w:hanging="242"/>
      </w:pPr>
      <w:rPr>
        <w:rFonts w:hint="default"/>
        <w:lang w:val="en-US" w:eastAsia="en-US" w:bidi="ar-SA"/>
      </w:rPr>
    </w:lvl>
    <w:lvl w:ilvl="7" w:tplc="634CF94C">
      <w:numFmt w:val="bullet"/>
      <w:lvlText w:val="•"/>
      <w:lvlJc w:val="left"/>
      <w:pPr>
        <w:ind w:left="7360" w:hanging="242"/>
      </w:pPr>
      <w:rPr>
        <w:rFonts w:hint="default"/>
        <w:lang w:val="en-US" w:eastAsia="en-US" w:bidi="ar-SA"/>
      </w:rPr>
    </w:lvl>
    <w:lvl w:ilvl="8" w:tplc="6596A56C">
      <w:numFmt w:val="bullet"/>
      <w:lvlText w:val="•"/>
      <w:lvlJc w:val="left"/>
      <w:pPr>
        <w:ind w:left="8346" w:hanging="242"/>
      </w:pPr>
      <w:rPr>
        <w:rFonts w:hint="default"/>
        <w:lang w:val="en-US" w:eastAsia="en-US" w:bidi="ar-SA"/>
      </w:rPr>
    </w:lvl>
  </w:abstractNum>
  <w:abstractNum w:abstractNumId="2" w15:restartNumberingAfterBreak="0">
    <w:nsid w:val="1A1433F8"/>
    <w:multiLevelType w:val="hybridMultilevel"/>
    <w:tmpl w:val="F1A01F04"/>
    <w:lvl w:ilvl="0" w:tplc="3B56A7FA">
      <w:numFmt w:val="bullet"/>
      <w:lvlText w:val="•"/>
      <w:lvlJc w:val="left"/>
      <w:pPr>
        <w:ind w:left="1313" w:hanging="242"/>
      </w:pPr>
      <w:rPr>
        <w:rFonts w:ascii="Palatino Linotype" w:eastAsia="Palatino Linotype" w:hAnsi="Palatino Linotype" w:cs="Palatino Linotype" w:hint="default"/>
        <w:b w:val="0"/>
        <w:bCs w:val="0"/>
        <w:i w:val="0"/>
        <w:iCs w:val="0"/>
        <w:w w:val="99"/>
        <w:sz w:val="20"/>
        <w:szCs w:val="20"/>
        <w:lang w:val="en-US" w:eastAsia="en-US" w:bidi="ar-SA"/>
      </w:rPr>
    </w:lvl>
    <w:lvl w:ilvl="1" w:tplc="8E0E2F38">
      <w:numFmt w:val="bullet"/>
      <w:lvlText w:val="•"/>
      <w:lvlJc w:val="left"/>
      <w:pPr>
        <w:ind w:left="2220" w:hanging="242"/>
      </w:pPr>
      <w:rPr>
        <w:rFonts w:hint="default"/>
        <w:lang w:val="en-US" w:eastAsia="en-US" w:bidi="ar-SA"/>
      </w:rPr>
    </w:lvl>
    <w:lvl w:ilvl="2" w:tplc="E8F6D78A">
      <w:numFmt w:val="bullet"/>
      <w:lvlText w:val="•"/>
      <w:lvlJc w:val="left"/>
      <w:pPr>
        <w:ind w:left="3120" w:hanging="242"/>
      </w:pPr>
      <w:rPr>
        <w:rFonts w:hint="default"/>
        <w:lang w:val="en-US" w:eastAsia="en-US" w:bidi="ar-SA"/>
      </w:rPr>
    </w:lvl>
    <w:lvl w:ilvl="3" w:tplc="5A7CAF52">
      <w:numFmt w:val="bullet"/>
      <w:lvlText w:val="•"/>
      <w:lvlJc w:val="left"/>
      <w:pPr>
        <w:ind w:left="4020" w:hanging="242"/>
      </w:pPr>
      <w:rPr>
        <w:rFonts w:hint="default"/>
        <w:lang w:val="en-US" w:eastAsia="en-US" w:bidi="ar-SA"/>
      </w:rPr>
    </w:lvl>
    <w:lvl w:ilvl="4" w:tplc="7B282AA0">
      <w:numFmt w:val="bullet"/>
      <w:lvlText w:val="•"/>
      <w:lvlJc w:val="left"/>
      <w:pPr>
        <w:ind w:left="4920" w:hanging="242"/>
      </w:pPr>
      <w:rPr>
        <w:rFonts w:hint="default"/>
        <w:lang w:val="en-US" w:eastAsia="en-US" w:bidi="ar-SA"/>
      </w:rPr>
    </w:lvl>
    <w:lvl w:ilvl="5" w:tplc="9924991E">
      <w:numFmt w:val="bullet"/>
      <w:lvlText w:val="•"/>
      <w:lvlJc w:val="left"/>
      <w:pPr>
        <w:ind w:left="5820" w:hanging="242"/>
      </w:pPr>
      <w:rPr>
        <w:rFonts w:hint="default"/>
        <w:lang w:val="en-US" w:eastAsia="en-US" w:bidi="ar-SA"/>
      </w:rPr>
    </w:lvl>
    <w:lvl w:ilvl="6" w:tplc="B8D08A48">
      <w:numFmt w:val="bullet"/>
      <w:lvlText w:val="•"/>
      <w:lvlJc w:val="left"/>
      <w:pPr>
        <w:ind w:left="6720" w:hanging="242"/>
      </w:pPr>
      <w:rPr>
        <w:rFonts w:hint="default"/>
        <w:lang w:val="en-US" w:eastAsia="en-US" w:bidi="ar-SA"/>
      </w:rPr>
    </w:lvl>
    <w:lvl w:ilvl="7" w:tplc="8E2CA854">
      <w:numFmt w:val="bullet"/>
      <w:lvlText w:val="•"/>
      <w:lvlJc w:val="left"/>
      <w:pPr>
        <w:ind w:left="7620" w:hanging="242"/>
      </w:pPr>
      <w:rPr>
        <w:rFonts w:hint="default"/>
        <w:lang w:val="en-US" w:eastAsia="en-US" w:bidi="ar-SA"/>
      </w:rPr>
    </w:lvl>
    <w:lvl w:ilvl="8" w:tplc="1068D17C">
      <w:numFmt w:val="bullet"/>
      <w:lvlText w:val="•"/>
      <w:lvlJc w:val="left"/>
      <w:pPr>
        <w:ind w:left="8520" w:hanging="242"/>
      </w:pPr>
      <w:rPr>
        <w:rFonts w:hint="default"/>
        <w:lang w:val="en-US" w:eastAsia="en-US" w:bidi="ar-SA"/>
      </w:rPr>
    </w:lvl>
  </w:abstractNum>
  <w:abstractNum w:abstractNumId="3" w15:restartNumberingAfterBreak="0">
    <w:nsid w:val="29141E9B"/>
    <w:multiLevelType w:val="hybridMultilevel"/>
    <w:tmpl w:val="C72685D6"/>
    <w:lvl w:ilvl="0" w:tplc="D26AB918">
      <w:numFmt w:val="bullet"/>
      <w:lvlText w:val="•"/>
      <w:lvlJc w:val="left"/>
      <w:pPr>
        <w:ind w:left="1313" w:hanging="242"/>
      </w:pPr>
      <w:rPr>
        <w:rFonts w:ascii="Palatino Linotype" w:eastAsia="Palatino Linotype" w:hAnsi="Palatino Linotype" w:cs="Palatino Linotype" w:hint="default"/>
        <w:b w:val="0"/>
        <w:bCs w:val="0"/>
        <w:i w:val="0"/>
        <w:iCs w:val="0"/>
        <w:w w:val="99"/>
        <w:sz w:val="20"/>
        <w:szCs w:val="20"/>
        <w:lang w:val="en-US" w:eastAsia="en-US" w:bidi="ar-SA"/>
      </w:rPr>
    </w:lvl>
    <w:lvl w:ilvl="1" w:tplc="84EA8344">
      <w:numFmt w:val="bullet"/>
      <w:lvlText w:val="•"/>
      <w:lvlJc w:val="left"/>
      <w:pPr>
        <w:ind w:left="2220" w:hanging="242"/>
      </w:pPr>
      <w:rPr>
        <w:rFonts w:hint="default"/>
        <w:lang w:val="en-US" w:eastAsia="en-US" w:bidi="ar-SA"/>
      </w:rPr>
    </w:lvl>
    <w:lvl w:ilvl="2" w:tplc="5F14FC04">
      <w:numFmt w:val="bullet"/>
      <w:lvlText w:val="•"/>
      <w:lvlJc w:val="left"/>
      <w:pPr>
        <w:ind w:left="3120" w:hanging="242"/>
      </w:pPr>
      <w:rPr>
        <w:rFonts w:hint="default"/>
        <w:lang w:val="en-US" w:eastAsia="en-US" w:bidi="ar-SA"/>
      </w:rPr>
    </w:lvl>
    <w:lvl w:ilvl="3" w:tplc="AFD033E0">
      <w:numFmt w:val="bullet"/>
      <w:lvlText w:val="•"/>
      <w:lvlJc w:val="left"/>
      <w:pPr>
        <w:ind w:left="4020" w:hanging="242"/>
      </w:pPr>
      <w:rPr>
        <w:rFonts w:hint="default"/>
        <w:lang w:val="en-US" w:eastAsia="en-US" w:bidi="ar-SA"/>
      </w:rPr>
    </w:lvl>
    <w:lvl w:ilvl="4" w:tplc="7188E194">
      <w:numFmt w:val="bullet"/>
      <w:lvlText w:val="•"/>
      <w:lvlJc w:val="left"/>
      <w:pPr>
        <w:ind w:left="4920" w:hanging="242"/>
      </w:pPr>
      <w:rPr>
        <w:rFonts w:hint="default"/>
        <w:lang w:val="en-US" w:eastAsia="en-US" w:bidi="ar-SA"/>
      </w:rPr>
    </w:lvl>
    <w:lvl w:ilvl="5" w:tplc="865CF842">
      <w:numFmt w:val="bullet"/>
      <w:lvlText w:val="•"/>
      <w:lvlJc w:val="left"/>
      <w:pPr>
        <w:ind w:left="5820" w:hanging="242"/>
      </w:pPr>
      <w:rPr>
        <w:rFonts w:hint="default"/>
        <w:lang w:val="en-US" w:eastAsia="en-US" w:bidi="ar-SA"/>
      </w:rPr>
    </w:lvl>
    <w:lvl w:ilvl="6" w:tplc="C3F29AAE">
      <w:numFmt w:val="bullet"/>
      <w:lvlText w:val="•"/>
      <w:lvlJc w:val="left"/>
      <w:pPr>
        <w:ind w:left="6720" w:hanging="242"/>
      </w:pPr>
      <w:rPr>
        <w:rFonts w:hint="default"/>
        <w:lang w:val="en-US" w:eastAsia="en-US" w:bidi="ar-SA"/>
      </w:rPr>
    </w:lvl>
    <w:lvl w:ilvl="7" w:tplc="89C4C8A0">
      <w:numFmt w:val="bullet"/>
      <w:lvlText w:val="•"/>
      <w:lvlJc w:val="left"/>
      <w:pPr>
        <w:ind w:left="7620" w:hanging="242"/>
      </w:pPr>
      <w:rPr>
        <w:rFonts w:hint="default"/>
        <w:lang w:val="en-US" w:eastAsia="en-US" w:bidi="ar-SA"/>
      </w:rPr>
    </w:lvl>
    <w:lvl w:ilvl="8" w:tplc="3CD0463A">
      <w:numFmt w:val="bullet"/>
      <w:lvlText w:val="•"/>
      <w:lvlJc w:val="left"/>
      <w:pPr>
        <w:ind w:left="8520" w:hanging="242"/>
      </w:pPr>
      <w:rPr>
        <w:rFonts w:hint="default"/>
        <w:lang w:val="en-US" w:eastAsia="en-US" w:bidi="ar-SA"/>
      </w:rPr>
    </w:lvl>
  </w:abstractNum>
  <w:abstractNum w:abstractNumId="4" w15:restartNumberingAfterBreak="0">
    <w:nsid w:val="36587DBF"/>
    <w:multiLevelType w:val="multilevel"/>
    <w:tmpl w:val="263ADDE8"/>
    <w:lvl w:ilvl="0">
      <w:start w:val="3"/>
      <w:numFmt w:val="decimal"/>
      <w:lvlText w:val="%1"/>
      <w:lvlJc w:val="left"/>
      <w:pPr>
        <w:ind w:left="4054" w:hanging="1920"/>
      </w:pPr>
      <w:rPr>
        <w:rFonts w:ascii="Palatino Linotype" w:eastAsia="Palatino Linotype" w:hAnsi="Palatino Linotype" w:cs="Palatino Linotype" w:hint="default"/>
        <w:b w:val="0"/>
        <w:bCs w:val="0"/>
        <w:i w:val="0"/>
        <w:iCs w:val="0"/>
        <w:w w:val="99"/>
        <w:sz w:val="20"/>
        <w:szCs w:val="20"/>
        <w:lang w:val="en-US" w:eastAsia="en-US" w:bidi="ar-SA"/>
      </w:rPr>
    </w:lvl>
    <w:lvl w:ilvl="1">
      <w:start w:val="5"/>
      <w:numFmt w:val="decimal"/>
      <w:lvlText w:val="%1.%2."/>
      <w:lvlJc w:val="left"/>
      <w:pPr>
        <w:ind w:left="4054" w:hanging="1920"/>
      </w:pPr>
      <w:rPr>
        <w:rFonts w:ascii="Palatino Linotype" w:eastAsia="Palatino Linotype" w:hAnsi="Palatino Linotype" w:cs="Palatino Linotype" w:hint="default"/>
        <w:b w:val="0"/>
        <w:bCs w:val="0"/>
        <w:i w:val="0"/>
        <w:iCs w:val="0"/>
        <w:w w:val="99"/>
        <w:sz w:val="20"/>
        <w:szCs w:val="20"/>
        <w:lang w:val="en-US" w:eastAsia="en-US" w:bidi="ar-SA"/>
      </w:rPr>
    </w:lvl>
    <w:lvl w:ilvl="2">
      <w:start w:val="2"/>
      <w:numFmt w:val="decimal"/>
      <w:lvlText w:val="%1.%2.%3."/>
      <w:lvlJc w:val="left"/>
      <w:pPr>
        <w:ind w:left="4054" w:hanging="1920"/>
      </w:pPr>
      <w:rPr>
        <w:rFonts w:ascii="Palatino Linotype" w:eastAsia="Palatino Linotype" w:hAnsi="Palatino Linotype" w:cs="Palatino Linotype" w:hint="default"/>
        <w:b w:val="0"/>
        <w:bCs w:val="0"/>
        <w:i w:val="0"/>
        <w:iCs w:val="0"/>
        <w:w w:val="99"/>
        <w:sz w:val="20"/>
        <w:szCs w:val="20"/>
        <w:lang w:val="en-US" w:eastAsia="en-US" w:bidi="ar-SA"/>
      </w:rPr>
    </w:lvl>
    <w:lvl w:ilvl="3">
      <w:start w:val="1"/>
      <w:numFmt w:val="decimal"/>
      <w:lvlText w:val="%1.%2.%3.%4."/>
      <w:lvlJc w:val="left"/>
      <w:pPr>
        <w:ind w:left="4054" w:hanging="1920"/>
      </w:pPr>
      <w:rPr>
        <w:rFonts w:ascii="Palatino Linotype" w:eastAsia="Palatino Linotype" w:hAnsi="Palatino Linotype" w:cs="Palatino Linotype" w:hint="default"/>
        <w:b w:val="0"/>
        <w:bCs w:val="0"/>
        <w:i w:val="0"/>
        <w:iCs w:val="0"/>
        <w:w w:val="99"/>
        <w:sz w:val="20"/>
        <w:szCs w:val="20"/>
        <w:lang w:val="en-US" w:eastAsia="en-US" w:bidi="ar-SA"/>
      </w:rPr>
    </w:lvl>
    <w:lvl w:ilvl="4">
      <w:numFmt w:val="bullet"/>
      <w:lvlText w:val="•"/>
      <w:lvlJc w:val="left"/>
      <w:pPr>
        <w:ind w:left="6564" w:hanging="1920"/>
      </w:pPr>
      <w:rPr>
        <w:rFonts w:hint="default"/>
        <w:lang w:val="en-US" w:eastAsia="en-US" w:bidi="ar-SA"/>
      </w:rPr>
    </w:lvl>
    <w:lvl w:ilvl="5">
      <w:numFmt w:val="bullet"/>
      <w:lvlText w:val="•"/>
      <w:lvlJc w:val="left"/>
      <w:pPr>
        <w:ind w:left="7190" w:hanging="1920"/>
      </w:pPr>
      <w:rPr>
        <w:rFonts w:hint="default"/>
        <w:lang w:val="en-US" w:eastAsia="en-US" w:bidi="ar-SA"/>
      </w:rPr>
    </w:lvl>
    <w:lvl w:ilvl="6">
      <w:numFmt w:val="bullet"/>
      <w:lvlText w:val="•"/>
      <w:lvlJc w:val="left"/>
      <w:pPr>
        <w:ind w:left="7816" w:hanging="1920"/>
      </w:pPr>
      <w:rPr>
        <w:rFonts w:hint="default"/>
        <w:lang w:val="en-US" w:eastAsia="en-US" w:bidi="ar-SA"/>
      </w:rPr>
    </w:lvl>
    <w:lvl w:ilvl="7">
      <w:numFmt w:val="bullet"/>
      <w:lvlText w:val="•"/>
      <w:lvlJc w:val="left"/>
      <w:pPr>
        <w:ind w:left="8442" w:hanging="1920"/>
      </w:pPr>
      <w:rPr>
        <w:rFonts w:hint="default"/>
        <w:lang w:val="en-US" w:eastAsia="en-US" w:bidi="ar-SA"/>
      </w:rPr>
    </w:lvl>
    <w:lvl w:ilvl="8">
      <w:numFmt w:val="bullet"/>
      <w:lvlText w:val="•"/>
      <w:lvlJc w:val="left"/>
      <w:pPr>
        <w:ind w:left="9068" w:hanging="1920"/>
      </w:pPr>
      <w:rPr>
        <w:rFonts w:hint="default"/>
        <w:lang w:val="en-US" w:eastAsia="en-US" w:bidi="ar-SA"/>
      </w:rPr>
    </w:lvl>
  </w:abstractNum>
  <w:abstractNum w:abstractNumId="5" w15:restartNumberingAfterBreak="0">
    <w:nsid w:val="3BD21DB7"/>
    <w:multiLevelType w:val="hybridMultilevel"/>
    <w:tmpl w:val="79AE88A8"/>
    <w:lvl w:ilvl="0" w:tplc="29260A64">
      <w:start w:val="1"/>
      <w:numFmt w:val="decimal"/>
      <w:lvlText w:val="(%1)"/>
      <w:lvlJc w:val="left"/>
      <w:pPr>
        <w:ind w:left="113" w:hanging="348"/>
      </w:pPr>
      <w:rPr>
        <w:rFonts w:ascii="Palatino Linotype" w:eastAsia="Palatino Linotype" w:hAnsi="Palatino Linotype" w:cs="Palatino Linotype" w:hint="default"/>
        <w:b w:val="0"/>
        <w:bCs w:val="0"/>
        <w:i w:val="0"/>
        <w:iCs w:val="0"/>
        <w:w w:val="99"/>
        <w:sz w:val="16"/>
        <w:szCs w:val="16"/>
        <w:lang w:val="en-US" w:eastAsia="en-US" w:bidi="ar-SA"/>
      </w:rPr>
    </w:lvl>
    <w:lvl w:ilvl="1" w:tplc="029ECCBA">
      <w:numFmt w:val="bullet"/>
      <w:lvlText w:val="•"/>
      <w:lvlJc w:val="left"/>
      <w:pPr>
        <w:ind w:left="1793" w:hanging="242"/>
      </w:pPr>
      <w:rPr>
        <w:rFonts w:ascii="Palatino Linotype" w:eastAsia="Palatino Linotype" w:hAnsi="Palatino Linotype" w:cs="Palatino Linotype" w:hint="default"/>
        <w:b w:val="0"/>
        <w:bCs w:val="0"/>
        <w:i w:val="0"/>
        <w:iCs w:val="0"/>
        <w:w w:val="99"/>
        <w:sz w:val="20"/>
        <w:szCs w:val="20"/>
        <w:lang w:val="en-US" w:eastAsia="en-US" w:bidi="ar-SA"/>
      </w:rPr>
    </w:lvl>
    <w:lvl w:ilvl="2" w:tplc="8EF6092C">
      <w:numFmt w:val="bullet"/>
      <w:lvlText w:val="•"/>
      <w:lvlJc w:val="left"/>
      <w:pPr>
        <w:ind w:left="2746" w:hanging="242"/>
      </w:pPr>
      <w:rPr>
        <w:rFonts w:hint="default"/>
        <w:lang w:val="en-US" w:eastAsia="en-US" w:bidi="ar-SA"/>
      </w:rPr>
    </w:lvl>
    <w:lvl w:ilvl="3" w:tplc="57B893FC">
      <w:numFmt w:val="bullet"/>
      <w:lvlText w:val="•"/>
      <w:lvlJc w:val="left"/>
      <w:pPr>
        <w:ind w:left="3693" w:hanging="242"/>
      </w:pPr>
      <w:rPr>
        <w:rFonts w:hint="default"/>
        <w:lang w:val="en-US" w:eastAsia="en-US" w:bidi="ar-SA"/>
      </w:rPr>
    </w:lvl>
    <w:lvl w:ilvl="4" w:tplc="C37AA1B4">
      <w:numFmt w:val="bullet"/>
      <w:lvlText w:val="•"/>
      <w:lvlJc w:val="left"/>
      <w:pPr>
        <w:ind w:left="4640" w:hanging="242"/>
      </w:pPr>
      <w:rPr>
        <w:rFonts w:hint="default"/>
        <w:lang w:val="en-US" w:eastAsia="en-US" w:bidi="ar-SA"/>
      </w:rPr>
    </w:lvl>
    <w:lvl w:ilvl="5" w:tplc="1A467428">
      <w:numFmt w:val="bullet"/>
      <w:lvlText w:val="•"/>
      <w:lvlJc w:val="left"/>
      <w:pPr>
        <w:ind w:left="5586" w:hanging="242"/>
      </w:pPr>
      <w:rPr>
        <w:rFonts w:hint="default"/>
        <w:lang w:val="en-US" w:eastAsia="en-US" w:bidi="ar-SA"/>
      </w:rPr>
    </w:lvl>
    <w:lvl w:ilvl="6" w:tplc="BB0C4FFA">
      <w:numFmt w:val="bullet"/>
      <w:lvlText w:val="•"/>
      <w:lvlJc w:val="left"/>
      <w:pPr>
        <w:ind w:left="6533" w:hanging="242"/>
      </w:pPr>
      <w:rPr>
        <w:rFonts w:hint="default"/>
        <w:lang w:val="en-US" w:eastAsia="en-US" w:bidi="ar-SA"/>
      </w:rPr>
    </w:lvl>
    <w:lvl w:ilvl="7" w:tplc="AC8850BC">
      <w:numFmt w:val="bullet"/>
      <w:lvlText w:val="•"/>
      <w:lvlJc w:val="left"/>
      <w:pPr>
        <w:ind w:left="7480" w:hanging="242"/>
      </w:pPr>
      <w:rPr>
        <w:rFonts w:hint="default"/>
        <w:lang w:val="en-US" w:eastAsia="en-US" w:bidi="ar-SA"/>
      </w:rPr>
    </w:lvl>
    <w:lvl w:ilvl="8" w:tplc="ABF6A122">
      <w:numFmt w:val="bullet"/>
      <w:lvlText w:val="•"/>
      <w:lvlJc w:val="left"/>
      <w:pPr>
        <w:ind w:left="8426" w:hanging="242"/>
      </w:pPr>
      <w:rPr>
        <w:rFonts w:hint="default"/>
        <w:lang w:val="en-US" w:eastAsia="en-US" w:bidi="ar-SA"/>
      </w:rPr>
    </w:lvl>
  </w:abstractNum>
  <w:abstractNum w:abstractNumId="6" w15:restartNumberingAfterBreak="0">
    <w:nsid w:val="5A5C4D7B"/>
    <w:multiLevelType w:val="hybridMultilevel"/>
    <w:tmpl w:val="6C488F68"/>
    <w:lvl w:ilvl="0" w:tplc="336AB0BC">
      <w:start w:val="1"/>
      <w:numFmt w:val="decimal"/>
      <w:lvlText w:val="%1)"/>
      <w:lvlJc w:val="left"/>
      <w:pPr>
        <w:ind w:left="2186" w:hanging="373"/>
      </w:pPr>
      <w:rPr>
        <w:rFonts w:ascii="Helvetica LT Pro Black" w:eastAsia="Helvetica LT Pro Black" w:hAnsi="Helvetica LT Pro Black" w:cs="Helvetica LT Pro Black" w:hint="default"/>
        <w:b/>
        <w:bCs/>
        <w:i w:val="0"/>
        <w:iCs w:val="0"/>
        <w:spacing w:val="0"/>
        <w:w w:val="99"/>
        <w:sz w:val="20"/>
        <w:szCs w:val="20"/>
        <w:lang w:val="en-US" w:eastAsia="en-US" w:bidi="ar-SA"/>
      </w:rPr>
    </w:lvl>
    <w:lvl w:ilvl="1" w:tplc="97EE2844">
      <w:start w:val="1"/>
      <w:numFmt w:val="lowerLetter"/>
      <w:lvlText w:val="%2)"/>
      <w:lvlJc w:val="left"/>
      <w:pPr>
        <w:ind w:left="2186" w:hanging="327"/>
      </w:pPr>
      <w:rPr>
        <w:rFonts w:ascii="Palatino Linotype" w:eastAsia="Palatino Linotype" w:hAnsi="Palatino Linotype" w:cs="Palatino Linotype" w:hint="default"/>
        <w:b w:val="0"/>
        <w:bCs w:val="0"/>
        <w:i w:val="0"/>
        <w:iCs w:val="0"/>
        <w:w w:val="99"/>
        <w:sz w:val="20"/>
        <w:szCs w:val="20"/>
        <w:lang w:val="en-US" w:eastAsia="en-US" w:bidi="ar-SA"/>
      </w:rPr>
    </w:lvl>
    <w:lvl w:ilvl="2" w:tplc="FCEED000">
      <w:numFmt w:val="bullet"/>
      <w:lvlText w:val="•"/>
      <w:lvlJc w:val="left"/>
      <w:pPr>
        <w:ind w:left="3693" w:hanging="327"/>
      </w:pPr>
      <w:rPr>
        <w:rFonts w:hint="default"/>
        <w:lang w:val="en-US" w:eastAsia="en-US" w:bidi="ar-SA"/>
      </w:rPr>
    </w:lvl>
    <w:lvl w:ilvl="3" w:tplc="0B400CBC">
      <w:numFmt w:val="bullet"/>
      <w:lvlText w:val="•"/>
      <w:lvlJc w:val="left"/>
      <w:pPr>
        <w:ind w:left="4445" w:hanging="327"/>
      </w:pPr>
      <w:rPr>
        <w:rFonts w:hint="default"/>
        <w:lang w:val="en-US" w:eastAsia="en-US" w:bidi="ar-SA"/>
      </w:rPr>
    </w:lvl>
    <w:lvl w:ilvl="4" w:tplc="C85E3466">
      <w:numFmt w:val="bullet"/>
      <w:lvlText w:val="•"/>
      <w:lvlJc w:val="left"/>
      <w:pPr>
        <w:ind w:left="5197" w:hanging="327"/>
      </w:pPr>
      <w:rPr>
        <w:rFonts w:hint="default"/>
        <w:lang w:val="en-US" w:eastAsia="en-US" w:bidi="ar-SA"/>
      </w:rPr>
    </w:lvl>
    <w:lvl w:ilvl="5" w:tplc="7A268C38">
      <w:numFmt w:val="bullet"/>
      <w:lvlText w:val="•"/>
      <w:lvlJc w:val="left"/>
      <w:pPr>
        <w:ind w:left="5949" w:hanging="327"/>
      </w:pPr>
      <w:rPr>
        <w:rFonts w:hint="default"/>
        <w:lang w:val="en-US" w:eastAsia="en-US" w:bidi="ar-SA"/>
      </w:rPr>
    </w:lvl>
    <w:lvl w:ilvl="6" w:tplc="E260FDA2">
      <w:numFmt w:val="bullet"/>
      <w:lvlText w:val="•"/>
      <w:lvlJc w:val="left"/>
      <w:pPr>
        <w:ind w:left="6701" w:hanging="327"/>
      </w:pPr>
      <w:rPr>
        <w:rFonts w:hint="default"/>
        <w:lang w:val="en-US" w:eastAsia="en-US" w:bidi="ar-SA"/>
      </w:rPr>
    </w:lvl>
    <w:lvl w:ilvl="7" w:tplc="CA4C64CC">
      <w:numFmt w:val="bullet"/>
      <w:lvlText w:val="•"/>
      <w:lvlJc w:val="left"/>
      <w:pPr>
        <w:ind w:left="7453" w:hanging="327"/>
      </w:pPr>
      <w:rPr>
        <w:rFonts w:hint="default"/>
        <w:lang w:val="en-US" w:eastAsia="en-US" w:bidi="ar-SA"/>
      </w:rPr>
    </w:lvl>
    <w:lvl w:ilvl="8" w:tplc="6DEEE5D6">
      <w:numFmt w:val="bullet"/>
      <w:lvlText w:val="•"/>
      <w:lvlJc w:val="left"/>
      <w:pPr>
        <w:ind w:left="8205" w:hanging="327"/>
      </w:pPr>
      <w:rPr>
        <w:rFonts w:hint="default"/>
        <w:lang w:val="en-US" w:eastAsia="en-US" w:bidi="ar-SA"/>
      </w:rPr>
    </w:lvl>
  </w:abstractNum>
  <w:abstractNum w:abstractNumId="7" w15:restartNumberingAfterBreak="0">
    <w:nsid w:val="5B6B6D5B"/>
    <w:multiLevelType w:val="hybridMultilevel"/>
    <w:tmpl w:val="1CFAE8D2"/>
    <w:lvl w:ilvl="0" w:tplc="7862E084">
      <w:start w:val="4"/>
      <w:numFmt w:val="upperLetter"/>
      <w:lvlText w:val="%1."/>
      <w:lvlJc w:val="left"/>
      <w:pPr>
        <w:ind w:left="725" w:hanging="262"/>
        <w:jc w:val="right"/>
      </w:pPr>
      <w:rPr>
        <w:rFonts w:ascii="Palatino Linotype" w:eastAsia="Palatino Linotype" w:hAnsi="Palatino Linotype" w:cs="Palatino Linotype" w:hint="default"/>
        <w:b w:val="0"/>
        <w:bCs w:val="0"/>
        <w:i w:val="0"/>
        <w:iCs w:val="0"/>
        <w:spacing w:val="0"/>
        <w:w w:val="99"/>
        <w:sz w:val="20"/>
        <w:szCs w:val="20"/>
        <w:lang w:val="en-US" w:eastAsia="en-US" w:bidi="ar-SA"/>
      </w:rPr>
    </w:lvl>
    <w:lvl w:ilvl="1" w:tplc="B888F10E">
      <w:numFmt w:val="bullet"/>
      <w:lvlText w:val="•"/>
      <w:lvlJc w:val="left"/>
      <w:pPr>
        <w:ind w:left="1146" w:hanging="262"/>
      </w:pPr>
      <w:rPr>
        <w:rFonts w:hint="default"/>
        <w:lang w:val="en-US" w:eastAsia="en-US" w:bidi="ar-SA"/>
      </w:rPr>
    </w:lvl>
    <w:lvl w:ilvl="2" w:tplc="2E76B292">
      <w:numFmt w:val="bullet"/>
      <w:lvlText w:val="•"/>
      <w:lvlJc w:val="left"/>
      <w:pPr>
        <w:ind w:left="1573" w:hanging="262"/>
      </w:pPr>
      <w:rPr>
        <w:rFonts w:hint="default"/>
        <w:lang w:val="en-US" w:eastAsia="en-US" w:bidi="ar-SA"/>
      </w:rPr>
    </w:lvl>
    <w:lvl w:ilvl="3" w:tplc="2118033E">
      <w:numFmt w:val="bullet"/>
      <w:lvlText w:val="•"/>
      <w:lvlJc w:val="left"/>
      <w:pPr>
        <w:ind w:left="2000" w:hanging="262"/>
      </w:pPr>
      <w:rPr>
        <w:rFonts w:hint="default"/>
        <w:lang w:val="en-US" w:eastAsia="en-US" w:bidi="ar-SA"/>
      </w:rPr>
    </w:lvl>
    <w:lvl w:ilvl="4" w:tplc="D6448426">
      <w:numFmt w:val="bullet"/>
      <w:lvlText w:val="•"/>
      <w:lvlJc w:val="left"/>
      <w:pPr>
        <w:ind w:left="2427" w:hanging="262"/>
      </w:pPr>
      <w:rPr>
        <w:rFonts w:hint="default"/>
        <w:lang w:val="en-US" w:eastAsia="en-US" w:bidi="ar-SA"/>
      </w:rPr>
    </w:lvl>
    <w:lvl w:ilvl="5" w:tplc="409AA49A">
      <w:numFmt w:val="bullet"/>
      <w:lvlText w:val="•"/>
      <w:lvlJc w:val="left"/>
      <w:pPr>
        <w:ind w:left="2854" w:hanging="262"/>
      </w:pPr>
      <w:rPr>
        <w:rFonts w:hint="default"/>
        <w:lang w:val="en-US" w:eastAsia="en-US" w:bidi="ar-SA"/>
      </w:rPr>
    </w:lvl>
    <w:lvl w:ilvl="6" w:tplc="24005DC0">
      <w:numFmt w:val="bullet"/>
      <w:lvlText w:val="•"/>
      <w:lvlJc w:val="left"/>
      <w:pPr>
        <w:ind w:left="3281" w:hanging="262"/>
      </w:pPr>
      <w:rPr>
        <w:rFonts w:hint="default"/>
        <w:lang w:val="en-US" w:eastAsia="en-US" w:bidi="ar-SA"/>
      </w:rPr>
    </w:lvl>
    <w:lvl w:ilvl="7" w:tplc="F38CDC62">
      <w:numFmt w:val="bullet"/>
      <w:lvlText w:val="•"/>
      <w:lvlJc w:val="left"/>
      <w:pPr>
        <w:ind w:left="3708" w:hanging="262"/>
      </w:pPr>
      <w:rPr>
        <w:rFonts w:hint="default"/>
        <w:lang w:val="en-US" w:eastAsia="en-US" w:bidi="ar-SA"/>
      </w:rPr>
    </w:lvl>
    <w:lvl w:ilvl="8" w:tplc="5E1252A4">
      <w:numFmt w:val="bullet"/>
      <w:lvlText w:val="•"/>
      <w:lvlJc w:val="left"/>
      <w:pPr>
        <w:ind w:left="4135" w:hanging="262"/>
      </w:pPr>
      <w:rPr>
        <w:rFonts w:hint="default"/>
        <w:lang w:val="en-US" w:eastAsia="en-US" w:bidi="ar-SA"/>
      </w:rPr>
    </w:lvl>
  </w:abstractNum>
  <w:abstractNum w:abstractNumId="8" w15:restartNumberingAfterBreak="0">
    <w:nsid w:val="5BDB2513"/>
    <w:multiLevelType w:val="hybridMultilevel"/>
    <w:tmpl w:val="E23224A8"/>
    <w:lvl w:ilvl="0" w:tplc="AAE83A5E">
      <w:numFmt w:val="bullet"/>
      <w:lvlText w:val="•"/>
      <w:lvlJc w:val="left"/>
      <w:pPr>
        <w:ind w:left="1433" w:hanging="242"/>
      </w:pPr>
      <w:rPr>
        <w:rFonts w:ascii="Palatino Linotype" w:eastAsia="Palatino Linotype" w:hAnsi="Palatino Linotype" w:cs="Palatino Linotype" w:hint="default"/>
        <w:b w:val="0"/>
        <w:bCs w:val="0"/>
        <w:i w:val="0"/>
        <w:iCs w:val="0"/>
        <w:w w:val="99"/>
        <w:sz w:val="20"/>
        <w:szCs w:val="20"/>
        <w:lang w:val="en-US" w:eastAsia="en-US" w:bidi="ar-SA"/>
      </w:rPr>
    </w:lvl>
    <w:lvl w:ilvl="1" w:tplc="79B2222C">
      <w:numFmt w:val="bullet"/>
      <w:lvlText w:val="•"/>
      <w:lvlJc w:val="left"/>
      <w:pPr>
        <w:ind w:left="2328" w:hanging="242"/>
      </w:pPr>
      <w:rPr>
        <w:rFonts w:hint="default"/>
        <w:lang w:val="en-US" w:eastAsia="en-US" w:bidi="ar-SA"/>
      </w:rPr>
    </w:lvl>
    <w:lvl w:ilvl="2" w:tplc="7624A766">
      <w:numFmt w:val="bullet"/>
      <w:lvlText w:val="•"/>
      <w:lvlJc w:val="left"/>
      <w:pPr>
        <w:ind w:left="3216" w:hanging="242"/>
      </w:pPr>
      <w:rPr>
        <w:rFonts w:hint="default"/>
        <w:lang w:val="en-US" w:eastAsia="en-US" w:bidi="ar-SA"/>
      </w:rPr>
    </w:lvl>
    <w:lvl w:ilvl="3" w:tplc="95DA54E8">
      <w:numFmt w:val="bullet"/>
      <w:lvlText w:val="•"/>
      <w:lvlJc w:val="left"/>
      <w:pPr>
        <w:ind w:left="4104" w:hanging="242"/>
      </w:pPr>
      <w:rPr>
        <w:rFonts w:hint="default"/>
        <w:lang w:val="en-US" w:eastAsia="en-US" w:bidi="ar-SA"/>
      </w:rPr>
    </w:lvl>
    <w:lvl w:ilvl="4" w:tplc="C41E354E">
      <w:numFmt w:val="bullet"/>
      <w:lvlText w:val="•"/>
      <w:lvlJc w:val="left"/>
      <w:pPr>
        <w:ind w:left="4992" w:hanging="242"/>
      </w:pPr>
      <w:rPr>
        <w:rFonts w:hint="default"/>
        <w:lang w:val="en-US" w:eastAsia="en-US" w:bidi="ar-SA"/>
      </w:rPr>
    </w:lvl>
    <w:lvl w:ilvl="5" w:tplc="470E3F08">
      <w:numFmt w:val="bullet"/>
      <w:lvlText w:val="•"/>
      <w:lvlJc w:val="left"/>
      <w:pPr>
        <w:ind w:left="5880" w:hanging="242"/>
      </w:pPr>
      <w:rPr>
        <w:rFonts w:hint="default"/>
        <w:lang w:val="en-US" w:eastAsia="en-US" w:bidi="ar-SA"/>
      </w:rPr>
    </w:lvl>
    <w:lvl w:ilvl="6" w:tplc="A69ADD8A">
      <w:numFmt w:val="bullet"/>
      <w:lvlText w:val="•"/>
      <w:lvlJc w:val="left"/>
      <w:pPr>
        <w:ind w:left="6768" w:hanging="242"/>
      </w:pPr>
      <w:rPr>
        <w:rFonts w:hint="default"/>
        <w:lang w:val="en-US" w:eastAsia="en-US" w:bidi="ar-SA"/>
      </w:rPr>
    </w:lvl>
    <w:lvl w:ilvl="7" w:tplc="AC6AD988">
      <w:numFmt w:val="bullet"/>
      <w:lvlText w:val="•"/>
      <w:lvlJc w:val="left"/>
      <w:pPr>
        <w:ind w:left="7656" w:hanging="242"/>
      </w:pPr>
      <w:rPr>
        <w:rFonts w:hint="default"/>
        <w:lang w:val="en-US" w:eastAsia="en-US" w:bidi="ar-SA"/>
      </w:rPr>
    </w:lvl>
    <w:lvl w:ilvl="8" w:tplc="E6168E74">
      <w:numFmt w:val="bullet"/>
      <w:lvlText w:val="•"/>
      <w:lvlJc w:val="left"/>
      <w:pPr>
        <w:ind w:left="8544" w:hanging="242"/>
      </w:pPr>
      <w:rPr>
        <w:rFonts w:hint="default"/>
        <w:lang w:val="en-US" w:eastAsia="en-US" w:bidi="ar-SA"/>
      </w:rPr>
    </w:lvl>
  </w:abstractNum>
  <w:abstractNum w:abstractNumId="9" w15:restartNumberingAfterBreak="0">
    <w:nsid w:val="61D57BD1"/>
    <w:multiLevelType w:val="hybridMultilevel"/>
    <w:tmpl w:val="B596AE86"/>
    <w:lvl w:ilvl="0" w:tplc="C4C8D954">
      <w:numFmt w:val="bullet"/>
      <w:lvlText w:val="•"/>
      <w:lvlJc w:val="left"/>
      <w:pPr>
        <w:ind w:left="1434" w:hanging="242"/>
      </w:pPr>
      <w:rPr>
        <w:rFonts w:ascii="Palatino Linotype" w:eastAsia="Palatino Linotype" w:hAnsi="Palatino Linotype" w:cs="Palatino Linotype" w:hint="default"/>
        <w:b w:val="0"/>
        <w:bCs w:val="0"/>
        <w:i w:val="0"/>
        <w:iCs w:val="0"/>
        <w:w w:val="99"/>
        <w:sz w:val="20"/>
        <w:szCs w:val="20"/>
        <w:lang w:val="en-US" w:eastAsia="en-US" w:bidi="ar-SA"/>
      </w:rPr>
    </w:lvl>
    <w:lvl w:ilvl="1" w:tplc="EEE20C24">
      <w:numFmt w:val="bullet"/>
      <w:lvlText w:val="•"/>
      <w:lvlJc w:val="left"/>
      <w:pPr>
        <w:ind w:left="2328" w:hanging="242"/>
      </w:pPr>
      <w:rPr>
        <w:rFonts w:hint="default"/>
        <w:lang w:val="en-US" w:eastAsia="en-US" w:bidi="ar-SA"/>
      </w:rPr>
    </w:lvl>
    <w:lvl w:ilvl="2" w:tplc="1B529F22">
      <w:numFmt w:val="bullet"/>
      <w:lvlText w:val="•"/>
      <w:lvlJc w:val="left"/>
      <w:pPr>
        <w:ind w:left="3216" w:hanging="242"/>
      </w:pPr>
      <w:rPr>
        <w:rFonts w:hint="default"/>
        <w:lang w:val="en-US" w:eastAsia="en-US" w:bidi="ar-SA"/>
      </w:rPr>
    </w:lvl>
    <w:lvl w:ilvl="3" w:tplc="52EC8958">
      <w:numFmt w:val="bullet"/>
      <w:lvlText w:val="•"/>
      <w:lvlJc w:val="left"/>
      <w:pPr>
        <w:ind w:left="4104" w:hanging="242"/>
      </w:pPr>
      <w:rPr>
        <w:rFonts w:hint="default"/>
        <w:lang w:val="en-US" w:eastAsia="en-US" w:bidi="ar-SA"/>
      </w:rPr>
    </w:lvl>
    <w:lvl w:ilvl="4" w:tplc="7B1C46CA">
      <w:numFmt w:val="bullet"/>
      <w:lvlText w:val="•"/>
      <w:lvlJc w:val="left"/>
      <w:pPr>
        <w:ind w:left="4992" w:hanging="242"/>
      </w:pPr>
      <w:rPr>
        <w:rFonts w:hint="default"/>
        <w:lang w:val="en-US" w:eastAsia="en-US" w:bidi="ar-SA"/>
      </w:rPr>
    </w:lvl>
    <w:lvl w:ilvl="5" w:tplc="20DE4038">
      <w:numFmt w:val="bullet"/>
      <w:lvlText w:val="•"/>
      <w:lvlJc w:val="left"/>
      <w:pPr>
        <w:ind w:left="5880" w:hanging="242"/>
      </w:pPr>
      <w:rPr>
        <w:rFonts w:hint="default"/>
        <w:lang w:val="en-US" w:eastAsia="en-US" w:bidi="ar-SA"/>
      </w:rPr>
    </w:lvl>
    <w:lvl w:ilvl="6" w:tplc="227E97BC">
      <w:numFmt w:val="bullet"/>
      <w:lvlText w:val="•"/>
      <w:lvlJc w:val="left"/>
      <w:pPr>
        <w:ind w:left="6768" w:hanging="242"/>
      </w:pPr>
      <w:rPr>
        <w:rFonts w:hint="default"/>
        <w:lang w:val="en-US" w:eastAsia="en-US" w:bidi="ar-SA"/>
      </w:rPr>
    </w:lvl>
    <w:lvl w:ilvl="7" w:tplc="944459A2">
      <w:numFmt w:val="bullet"/>
      <w:lvlText w:val="•"/>
      <w:lvlJc w:val="left"/>
      <w:pPr>
        <w:ind w:left="7656" w:hanging="242"/>
      </w:pPr>
      <w:rPr>
        <w:rFonts w:hint="default"/>
        <w:lang w:val="en-US" w:eastAsia="en-US" w:bidi="ar-SA"/>
      </w:rPr>
    </w:lvl>
    <w:lvl w:ilvl="8" w:tplc="F5D0B460">
      <w:numFmt w:val="bullet"/>
      <w:lvlText w:val="•"/>
      <w:lvlJc w:val="left"/>
      <w:pPr>
        <w:ind w:left="8544" w:hanging="242"/>
      </w:pPr>
      <w:rPr>
        <w:rFonts w:hint="default"/>
        <w:lang w:val="en-US" w:eastAsia="en-US" w:bidi="ar-SA"/>
      </w:rPr>
    </w:lvl>
  </w:abstractNum>
  <w:num w:numId="1" w16cid:durableId="20014361">
    <w:abstractNumId w:val="7"/>
  </w:num>
  <w:num w:numId="2" w16cid:durableId="286546749">
    <w:abstractNumId w:val="9"/>
  </w:num>
  <w:num w:numId="3" w16cid:durableId="295839427">
    <w:abstractNumId w:val="4"/>
  </w:num>
  <w:num w:numId="4" w16cid:durableId="365523313">
    <w:abstractNumId w:val="3"/>
  </w:num>
  <w:num w:numId="5" w16cid:durableId="707950574">
    <w:abstractNumId w:val="6"/>
  </w:num>
  <w:num w:numId="6" w16cid:durableId="979001183">
    <w:abstractNumId w:val="1"/>
  </w:num>
  <w:num w:numId="7" w16cid:durableId="1572303861">
    <w:abstractNumId w:val="8"/>
  </w:num>
  <w:num w:numId="8" w16cid:durableId="1100250740">
    <w:abstractNumId w:val="5"/>
  </w:num>
  <w:num w:numId="9" w16cid:durableId="29502213">
    <w:abstractNumId w:val="2"/>
  </w:num>
  <w:num w:numId="10" w16cid:durableId="17622937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att, Stephen HOUS:EX">
    <w15:presenceInfo w15:providerId="AD" w15:userId="S::Stephen.Watt@gov.bc.ca::7c0c1894-97f9-4cfa-b647-601d7885a6a4"/>
  </w15:person>
  <w15:person w15:author="Chase, Andy HOUS:EX">
    <w15:presenceInfo w15:providerId="AD" w15:userId="S::Andy.Chase@gov.bc.ca::d6c23233-44e9-4d78-911e-01a9d9e324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evenAndOddHeaders/>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641"/>
    <w:rsid w:val="000449C6"/>
    <w:rsid w:val="000A30F1"/>
    <w:rsid w:val="00171467"/>
    <w:rsid w:val="003618C2"/>
    <w:rsid w:val="003B3823"/>
    <w:rsid w:val="00524E4B"/>
    <w:rsid w:val="00634DCC"/>
    <w:rsid w:val="0064373D"/>
    <w:rsid w:val="00677C77"/>
    <w:rsid w:val="006A6C33"/>
    <w:rsid w:val="00710B8B"/>
    <w:rsid w:val="007774D2"/>
    <w:rsid w:val="008660EB"/>
    <w:rsid w:val="00915541"/>
    <w:rsid w:val="00973D47"/>
    <w:rsid w:val="00982A03"/>
    <w:rsid w:val="00993691"/>
    <w:rsid w:val="00A25C60"/>
    <w:rsid w:val="00A537C4"/>
    <w:rsid w:val="00B10171"/>
    <w:rsid w:val="00B7026F"/>
    <w:rsid w:val="00C12BA0"/>
    <w:rsid w:val="00CD2324"/>
    <w:rsid w:val="00D62A89"/>
    <w:rsid w:val="00DD2E4E"/>
    <w:rsid w:val="00E042BB"/>
    <w:rsid w:val="00EC7641"/>
    <w:rsid w:val="00F56C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B979E37"/>
  <w15:docId w15:val="{104655C8-9455-4B29-99AC-CE8A96AD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D2324"/>
    <w:rPr>
      <w:rFonts w:ascii="Palatino Linotype" w:eastAsia="Palatino Linotype" w:hAnsi="Palatino Linotype" w:cs="Palatino Linotype"/>
    </w:rPr>
  </w:style>
  <w:style w:type="paragraph" w:styleId="Heading1">
    <w:name w:val="heading 1"/>
    <w:basedOn w:val="Normal"/>
    <w:uiPriority w:val="1"/>
    <w:qFormat/>
    <w:pPr>
      <w:spacing w:before="319"/>
      <w:ind w:left="594"/>
      <w:outlineLvl w:val="0"/>
    </w:pPr>
    <w:rPr>
      <w:rFonts w:ascii="Helvetica LT Pro Black" w:eastAsia="Helvetica LT Pro Black" w:hAnsi="Helvetica LT Pro Black" w:cs="Helvetica LT Pro Black"/>
      <w:b/>
      <w:bCs/>
      <w:sz w:val="44"/>
      <w:szCs w:val="44"/>
    </w:rPr>
  </w:style>
  <w:style w:type="paragraph" w:styleId="Heading2">
    <w:name w:val="heading 2"/>
    <w:basedOn w:val="Normal"/>
    <w:uiPriority w:val="1"/>
    <w:qFormat/>
    <w:pPr>
      <w:ind w:left="114"/>
      <w:outlineLvl w:val="1"/>
    </w:pPr>
    <w:rPr>
      <w:rFonts w:ascii="Helvetica LT Pro Black" w:eastAsia="Helvetica LT Pro Black" w:hAnsi="Helvetica LT Pro Black" w:cs="Helvetica LT Pro Black"/>
      <w:b/>
      <w:bCs/>
      <w:sz w:val="24"/>
      <w:szCs w:val="24"/>
    </w:rPr>
  </w:style>
  <w:style w:type="paragraph" w:styleId="Heading3">
    <w:name w:val="heading 3"/>
    <w:basedOn w:val="Normal"/>
    <w:uiPriority w:val="1"/>
    <w:qFormat/>
    <w:pPr>
      <w:ind w:left="954"/>
      <w:outlineLvl w:val="2"/>
    </w:pPr>
    <w:rPr>
      <w:rFonts w:ascii="Helvetica LT Std" w:eastAsia="Helvetica LT Std" w:hAnsi="Helvetica LT Std" w:cs="Helvetica LT Std"/>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434" w:hanging="242"/>
    </w:pPr>
  </w:style>
  <w:style w:type="paragraph" w:customStyle="1" w:styleId="TableParagraph">
    <w:name w:val="Table Paragraph"/>
    <w:basedOn w:val="Normal"/>
    <w:uiPriority w:val="1"/>
    <w:qFormat/>
    <w:pPr>
      <w:spacing w:line="228" w:lineRule="exact"/>
      <w:ind w:left="50"/>
    </w:pPr>
  </w:style>
  <w:style w:type="paragraph" w:styleId="Header">
    <w:name w:val="header"/>
    <w:basedOn w:val="Normal"/>
    <w:link w:val="HeaderChar"/>
    <w:uiPriority w:val="99"/>
    <w:unhideWhenUsed/>
    <w:rsid w:val="00B10171"/>
    <w:pPr>
      <w:tabs>
        <w:tab w:val="center" w:pos="4680"/>
        <w:tab w:val="right" w:pos="9360"/>
      </w:tabs>
    </w:pPr>
  </w:style>
  <w:style w:type="character" w:customStyle="1" w:styleId="HeaderChar">
    <w:name w:val="Header Char"/>
    <w:basedOn w:val="DefaultParagraphFont"/>
    <w:link w:val="Header"/>
    <w:uiPriority w:val="99"/>
    <w:rsid w:val="00B10171"/>
    <w:rPr>
      <w:rFonts w:ascii="Palatino Linotype" w:eastAsia="Palatino Linotype" w:hAnsi="Palatino Linotype" w:cs="Palatino Linotype"/>
    </w:rPr>
  </w:style>
  <w:style w:type="paragraph" w:styleId="Footer">
    <w:name w:val="footer"/>
    <w:basedOn w:val="Normal"/>
    <w:link w:val="FooterChar"/>
    <w:uiPriority w:val="99"/>
    <w:unhideWhenUsed/>
    <w:rsid w:val="00B10171"/>
    <w:pPr>
      <w:tabs>
        <w:tab w:val="center" w:pos="4680"/>
        <w:tab w:val="right" w:pos="9360"/>
      </w:tabs>
    </w:pPr>
  </w:style>
  <w:style w:type="character" w:customStyle="1" w:styleId="FooterChar">
    <w:name w:val="Footer Char"/>
    <w:basedOn w:val="DefaultParagraphFont"/>
    <w:link w:val="Footer"/>
    <w:uiPriority w:val="99"/>
    <w:rsid w:val="00B10171"/>
    <w:rPr>
      <w:rFonts w:ascii="Palatino Linotype" w:eastAsia="Palatino Linotype" w:hAnsi="Palatino Linotype" w:cs="Palatino Linotype"/>
    </w:rPr>
  </w:style>
  <w:style w:type="paragraph" w:styleId="Revision">
    <w:name w:val="Revision"/>
    <w:hidden/>
    <w:uiPriority w:val="99"/>
    <w:semiHidden/>
    <w:rsid w:val="00F56C8B"/>
    <w:pPr>
      <w:widowControl/>
      <w:autoSpaceDE/>
      <w:autoSpaceDN/>
    </w:pPr>
    <w:rPr>
      <w:rFonts w:ascii="Palatino Linotype" w:eastAsia="Palatino Linotype" w:hAnsi="Palatino Linotype" w:cs="Palatino Linotype"/>
    </w:rPr>
  </w:style>
  <w:style w:type="table" w:styleId="TableGrid">
    <w:name w:val="Table Grid"/>
    <w:basedOn w:val="TableNormal"/>
    <w:uiPriority w:val="39"/>
    <w:rsid w:val="000A30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4373D"/>
    <w:rPr>
      <w:rFonts w:ascii="Palatino Linotype" w:eastAsia="Palatino Linotype" w:hAnsi="Palatino Linotype" w:cs="Palatino Linotype"/>
      <w:sz w:val="20"/>
      <w:szCs w:val="20"/>
    </w:rPr>
  </w:style>
  <w:style w:type="character" w:styleId="CommentReference">
    <w:name w:val="annotation reference"/>
    <w:basedOn w:val="DefaultParagraphFont"/>
    <w:uiPriority w:val="99"/>
    <w:semiHidden/>
    <w:unhideWhenUsed/>
    <w:rsid w:val="00B7026F"/>
    <w:rPr>
      <w:sz w:val="16"/>
      <w:szCs w:val="16"/>
    </w:rPr>
  </w:style>
  <w:style w:type="paragraph" w:styleId="CommentText">
    <w:name w:val="annotation text"/>
    <w:basedOn w:val="Normal"/>
    <w:link w:val="CommentTextChar"/>
    <w:uiPriority w:val="99"/>
    <w:unhideWhenUsed/>
    <w:rsid w:val="00B7026F"/>
    <w:rPr>
      <w:sz w:val="20"/>
      <w:szCs w:val="20"/>
    </w:rPr>
  </w:style>
  <w:style w:type="character" w:customStyle="1" w:styleId="CommentTextChar">
    <w:name w:val="Comment Text Char"/>
    <w:basedOn w:val="DefaultParagraphFont"/>
    <w:link w:val="CommentText"/>
    <w:uiPriority w:val="99"/>
    <w:rsid w:val="00B7026F"/>
    <w:rPr>
      <w:rFonts w:ascii="Palatino Linotype" w:eastAsia="Palatino Linotype" w:hAnsi="Palatino Linotype" w:cs="Palatino Linotype"/>
      <w:sz w:val="20"/>
      <w:szCs w:val="20"/>
    </w:rPr>
  </w:style>
  <w:style w:type="paragraph" w:styleId="CommentSubject">
    <w:name w:val="annotation subject"/>
    <w:basedOn w:val="CommentText"/>
    <w:next w:val="CommentText"/>
    <w:link w:val="CommentSubjectChar"/>
    <w:uiPriority w:val="99"/>
    <w:semiHidden/>
    <w:unhideWhenUsed/>
    <w:rsid w:val="00B7026F"/>
    <w:rPr>
      <w:b/>
      <w:bCs/>
    </w:rPr>
  </w:style>
  <w:style w:type="character" w:customStyle="1" w:styleId="CommentSubjectChar">
    <w:name w:val="Comment Subject Char"/>
    <w:basedOn w:val="CommentTextChar"/>
    <w:link w:val="CommentSubject"/>
    <w:uiPriority w:val="99"/>
    <w:semiHidden/>
    <w:rsid w:val="00B7026F"/>
    <w:rPr>
      <w:rFonts w:ascii="Palatino Linotype" w:eastAsia="Palatino Linotype" w:hAnsi="Palatino Linotype" w:cs="Palatino Linotyp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CCBFCSecretary-SecretaireCCCBPI@nrc-cnrc.gc.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des@nrc-cnrc.gc.c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17CF3-3C5B-413D-8DD7-09ED7AFFA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23</Pages>
  <Words>5767</Words>
  <Characters>32875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National Building Code of Canada 2020, 1st printing</vt:lpstr>
    </vt:vector>
  </TitlesOfParts>
  <Company>NRC-CNRC</Company>
  <LinksUpToDate>false</LinksUpToDate>
  <CharactersWithSpaces>38565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Building Code of Canada 2020, 1st printing</dc:title>
  <dc:subject>National Building Code of Canada 2020</dc:subject>
  <dc:creator>NRC-CNRC</dc:creator>
  <cp:lastModifiedBy>Dang, Tommy HOUS:EX</cp:lastModifiedBy>
  <cp:revision>9</cp:revision>
  <dcterms:created xsi:type="dcterms:W3CDTF">2023-01-23T20:17:00Z</dcterms:created>
  <dcterms:modified xsi:type="dcterms:W3CDTF">2023-09-01T23:58:00Z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2023-01-12T00:00:00Z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Producer">
    <vt:lpwstr>Acrobat Distiller 15.0 (Windows)</vt:lpwstr>
  </property>
</Properties>
</file>